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78500" w14:textId="77777777" w:rsidR="004F7976" w:rsidRDefault="004F7976">
      <w:pPr>
        <w:rPr>
          <w:rFonts w:eastAsia="宋体-18030"/>
          <w:b/>
          <w:bCs/>
          <w:color w:val="000000"/>
          <w:szCs w:val="21"/>
        </w:rPr>
      </w:pPr>
    </w:p>
    <w:p w14:paraId="3656060D" w14:textId="77777777" w:rsidR="004F7976" w:rsidRDefault="004F7976">
      <w:pPr>
        <w:rPr>
          <w:rFonts w:eastAsia="宋体-18030"/>
          <w:b/>
          <w:bCs/>
          <w:color w:val="000000"/>
          <w:szCs w:val="21"/>
        </w:rPr>
      </w:pPr>
    </w:p>
    <w:p w14:paraId="1D32EB47" w14:textId="77777777" w:rsidR="004F7976" w:rsidRDefault="007C19F7">
      <w:pPr>
        <w:spacing w:line="720" w:lineRule="auto"/>
        <w:jc w:val="center"/>
        <w:rPr>
          <w:rFonts w:ascii="华文中宋" w:eastAsia="华文中宋" w:hAnsi="华文中宋"/>
          <w:color w:val="000000"/>
          <w:sz w:val="52"/>
          <w:szCs w:val="52"/>
        </w:rPr>
      </w:pPr>
      <w:r>
        <w:rPr>
          <w:rFonts w:ascii="华文中宋" w:eastAsia="华文中宋" w:hAnsi="华文中宋" w:hint="eastAsia"/>
          <w:color w:val="000000"/>
          <w:sz w:val="52"/>
          <w:szCs w:val="52"/>
        </w:rPr>
        <w:t xml:space="preserve">  </w:t>
      </w:r>
      <w:r>
        <w:rPr>
          <w:rFonts w:ascii="华文中宋" w:eastAsia="华文中宋" w:hAnsi="华文中宋"/>
          <w:color w:val="000000"/>
          <w:sz w:val="52"/>
          <w:szCs w:val="52"/>
        </w:rPr>
        <w:t>武汉理工大学毕业设计（论文）</w:t>
      </w:r>
    </w:p>
    <w:p w14:paraId="4578D25E" w14:textId="76F22C6A" w:rsidR="004F7976" w:rsidRDefault="007C19F7">
      <w:pPr>
        <w:spacing w:line="360" w:lineRule="auto"/>
        <w:jc w:val="center"/>
        <w:rPr>
          <w:rFonts w:ascii="华文中宋" w:eastAsia="华文中宋" w:hAnsi="华文中宋"/>
          <w:color w:val="000000"/>
          <w:szCs w:val="21"/>
        </w:rPr>
      </w:pPr>
      <w:del w:id="0" w:author="li jizhi" w:date="2026-04-12T16:30:00Z">
        <w:r w:rsidDel="00603943">
          <w:rPr>
            <w:rFonts w:ascii="华文中宋" w:eastAsia="华文中宋" w:hAnsi="华文中宋" w:hint="eastAsia"/>
            <w:color w:val="000000"/>
            <w:szCs w:val="21"/>
          </w:rPr>
          <w:delText>（</w:delText>
        </w:r>
        <w:r w:rsidDel="00603943">
          <w:rPr>
            <w:rFonts w:eastAsia="宋体-18030" w:hint="eastAsia"/>
            <w:color w:val="000000"/>
            <w:szCs w:val="21"/>
          </w:rPr>
          <w:delText>华文中宋一号）</w:delText>
        </w:r>
      </w:del>
    </w:p>
    <w:p w14:paraId="472B363E" w14:textId="35F4446F" w:rsidR="004F7976" w:rsidRDefault="00603943">
      <w:pPr>
        <w:spacing w:beforeLines="350" w:before="1092" w:line="360" w:lineRule="auto"/>
        <w:jc w:val="center"/>
        <w:rPr>
          <w:rFonts w:ascii="黑体" w:eastAsia="黑体"/>
          <w:b/>
          <w:color w:val="000000"/>
          <w:sz w:val="44"/>
          <w:szCs w:val="44"/>
        </w:rPr>
      </w:pPr>
      <w:ins w:id="1" w:author="li jizhi" w:date="2026-04-12T16:29:00Z">
        <w:r>
          <w:rPr>
            <w:rFonts w:ascii="黑体" w:eastAsia="黑体" w:hint="eastAsia"/>
            <w:b/>
            <w:color w:val="000000"/>
            <w:sz w:val="44"/>
            <w:szCs w:val="44"/>
          </w:rPr>
          <w:t>面向问答导航的LLM意图识别与槽位填充优化</w:t>
        </w:r>
      </w:ins>
      <w:del w:id="2" w:author="li jizhi" w:date="2026-04-12T16:29:00Z">
        <w:r w:rsidR="007C19F7" w:rsidDel="00603943">
          <w:rPr>
            <w:rFonts w:ascii="黑体" w:eastAsia="黑体" w:hint="eastAsia"/>
            <w:b/>
            <w:color w:val="000000"/>
            <w:sz w:val="44"/>
            <w:szCs w:val="44"/>
          </w:rPr>
          <w:delText>××××××</w:delText>
        </w:r>
      </w:del>
    </w:p>
    <w:p w14:paraId="5FCCB70C" w14:textId="77777777" w:rsidR="004F7976" w:rsidRDefault="007C19F7">
      <w:pPr>
        <w:spacing w:line="360" w:lineRule="auto"/>
        <w:ind w:firstLineChars="1850" w:firstLine="3885"/>
        <w:rPr>
          <w:rFonts w:ascii="华文中宋" w:eastAsia="华文中宋" w:hAnsi="华文中宋"/>
          <w:color w:val="000000"/>
          <w:szCs w:val="21"/>
        </w:rPr>
      </w:pPr>
      <w:del w:id="3" w:author="li jizhi" w:date="2026-04-12T16:30:00Z">
        <w:r w:rsidDel="00603943">
          <w:rPr>
            <w:rFonts w:ascii="华文中宋" w:eastAsia="华文中宋" w:hAnsi="华文中宋" w:hint="eastAsia"/>
            <w:color w:val="000000"/>
            <w:szCs w:val="21"/>
          </w:rPr>
          <w:delText>（</w:delText>
        </w:r>
        <w:r w:rsidDel="00603943">
          <w:rPr>
            <w:rFonts w:eastAsia="宋体-18030" w:hint="eastAsia"/>
            <w:color w:val="000000"/>
          </w:rPr>
          <w:delText>黑体二号</w:delText>
        </w:r>
        <w:r w:rsidDel="00603943">
          <w:rPr>
            <w:rFonts w:eastAsia="宋体-18030" w:hint="eastAsia"/>
            <w:color w:val="000000"/>
            <w:szCs w:val="21"/>
          </w:rPr>
          <w:delText>）</w:delText>
        </w:r>
      </w:del>
    </w:p>
    <w:p w14:paraId="4B972EFC" w14:textId="77777777" w:rsidR="004F7976" w:rsidRDefault="004F7976">
      <w:pPr>
        <w:tabs>
          <w:tab w:val="left" w:pos="7200"/>
        </w:tabs>
        <w:spacing w:beforeLines="100" w:before="312" w:line="360" w:lineRule="auto"/>
        <w:ind w:leftChars="171" w:left="359" w:rightChars="890" w:right="1869" w:firstLineChars="274" w:firstLine="877"/>
        <w:jc w:val="center"/>
        <w:rPr>
          <w:rFonts w:ascii="华文中宋" w:eastAsia="华文中宋" w:hAnsi="华文中宋"/>
          <w:color w:val="000000"/>
          <w:sz w:val="32"/>
          <w:szCs w:val="32"/>
        </w:rPr>
      </w:pPr>
    </w:p>
    <w:p w14:paraId="01F25B68" w14:textId="0EF06549" w:rsidR="004F7976" w:rsidRDefault="007C19F7">
      <w:pPr>
        <w:tabs>
          <w:tab w:val="left" w:pos="7200"/>
        </w:tabs>
        <w:spacing w:beforeLines="100" w:before="312" w:line="360" w:lineRule="auto"/>
        <w:ind w:leftChars="400" w:left="840" w:rightChars="890" w:right="1869" w:firstLineChars="274" w:firstLine="877"/>
        <w:jc w:val="left"/>
        <w:rPr>
          <w:rFonts w:ascii="华文中宋" w:eastAsia="华文中宋" w:hAnsi="华文中宋"/>
          <w:color w:val="000000"/>
          <w:sz w:val="32"/>
          <w:szCs w:val="32"/>
          <w:u w:val="single"/>
        </w:rPr>
      </w:pPr>
      <w:r>
        <w:rPr>
          <w:rFonts w:ascii="华文中宋" w:eastAsia="华文中宋" w:hAnsi="华文中宋"/>
          <w:color w:val="000000"/>
          <w:sz w:val="32"/>
          <w:szCs w:val="32"/>
        </w:rPr>
        <w:t>学</w:t>
      </w:r>
      <w:r>
        <w:rPr>
          <w:rFonts w:ascii="华文中宋" w:eastAsia="华文中宋" w:hAnsi="华文中宋" w:hint="eastAsia"/>
          <w:color w:val="000000"/>
          <w:sz w:val="32"/>
          <w:szCs w:val="32"/>
        </w:rPr>
        <w:t xml:space="preserve"> </w:t>
      </w:r>
      <w:r>
        <w:rPr>
          <w:rFonts w:ascii="华文中宋" w:eastAsia="华文中宋" w:hAnsi="华文中宋"/>
          <w:color w:val="000000"/>
          <w:sz w:val="32"/>
          <w:szCs w:val="32"/>
        </w:rPr>
        <w:t xml:space="preserve">   院：</w:t>
      </w:r>
      <w:r>
        <w:rPr>
          <w:rFonts w:ascii="华文中宋" w:eastAsia="华文中宋" w:hAnsi="华文中宋" w:hint="eastAsia"/>
          <w:color w:val="000000"/>
          <w:sz w:val="32"/>
          <w:szCs w:val="32"/>
          <w:u w:val="single"/>
        </w:rPr>
        <w:t xml:space="preserve"> </w:t>
      </w:r>
      <w:ins w:id="4" w:author="li jizhi" w:date="2026-04-12T16:30:00Z">
        <w:r w:rsidR="00603943">
          <w:rPr>
            <w:rFonts w:ascii="华文中宋" w:eastAsia="华文中宋" w:hAnsi="华文中宋"/>
            <w:color w:val="000000"/>
            <w:sz w:val="32"/>
            <w:szCs w:val="32"/>
            <w:u w:val="single"/>
          </w:rPr>
          <w:t xml:space="preserve"> </w:t>
        </w:r>
      </w:ins>
      <w:del w:id="5" w:author="li jizhi" w:date="2026-04-12T16:30:00Z">
        <w:r w:rsidDel="00603943">
          <w:rPr>
            <w:rFonts w:ascii="华文中宋" w:eastAsia="华文中宋" w:hAnsi="华文中宋" w:hint="eastAsia"/>
            <w:color w:val="000000"/>
            <w:sz w:val="32"/>
            <w:szCs w:val="32"/>
            <w:u w:val="single"/>
          </w:rPr>
          <w:delText xml:space="preserve"> </w:delText>
        </w:r>
        <w:r w:rsidDel="00603943">
          <w:rPr>
            <w:rFonts w:ascii="华文中宋" w:eastAsia="华文中宋" w:hAnsi="华文中宋"/>
            <w:color w:val="000000"/>
            <w:sz w:val="32"/>
            <w:szCs w:val="32"/>
            <w:u w:val="single"/>
          </w:rPr>
          <w:delText xml:space="preserve"> </w:delText>
        </w:r>
        <w:r w:rsidDel="00603943">
          <w:rPr>
            <w:rFonts w:ascii="华文中宋" w:eastAsia="华文中宋" w:hAnsi="华文中宋" w:hint="eastAsia"/>
            <w:color w:val="000000"/>
            <w:sz w:val="32"/>
            <w:szCs w:val="32"/>
            <w:u w:val="single"/>
          </w:rPr>
          <w:delText xml:space="preserve"> </w:delText>
        </w:r>
        <w:r w:rsidDel="00603943">
          <w:rPr>
            <w:rFonts w:ascii="华文中宋" w:eastAsia="华文中宋" w:hAnsi="华文中宋"/>
            <w:color w:val="000000"/>
            <w:sz w:val="32"/>
            <w:szCs w:val="32"/>
            <w:u w:val="single"/>
          </w:rPr>
          <w:delText xml:space="preserve"> </w:delText>
        </w:r>
      </w:del>
      <w:ins w:id="6" w:author="li jizhi" w:date="2026-04-12T16:30:00Z">
        <w:r w:rsidR="00603943">
          <w:rPr>
            <w:rFonts w:ascii="华文中宋" w:eastAsia="华文中宋" w:hAnsi="华文中宋" w:hint="eastAsia"/>
            <w:color w:val="000000"/>
            <w:sz w:val="32"/>
            <w:szCs w:val="32"/>
            <w:u w:val="single"/>
          </w:rPr>
          <w:t>计算机与人工智能</w:t>
        </w:r>
      </w:ins>
      <w:del w:id="7" w:author="li jizhi" w:date="2026-04-12T16:30:00Z">
        <w:r w:rsidDel="00603943">
          <w:rPr>
            <w:rFonts w:ascii="华文中宋" w:eastAsia="华文中宋" w:hAnsi="华文中宋"/>
            <w:color w:val="000000"/>
            <w:sz w:val="32"/>
            <w:szCs w:val="32"/>
            <w:u w:val="single"/>
          </w:rPr>
          <w:delText>××</w:delText>
        </w:r>
      </w:del>
      <w:r>
        <w:rPr>
          <w:rFonts w:ascii="华文中宋" w:eastAsia="华文中宋" w:hAnsi="华文中宋"/>
          <w:color w:val="000000"/>
          <w:sz w:val="32"/>
          <w:szCs w:val="32"/>
          <w:u w:val="single"/>
        </w:rPr>
        <w:t>学院</w:t>
      </w:r>
      <w:r>
        <w:rPr>
          <w:rFonts w:ascii="华文中宋" w:eastAsia="华文中宋" w:hAnsi="华文中宋" w:hint="eastAsia"/>
          <w:color w:val="000000"/>
          <w:sz w:val="32"/>
          <w:szCs w:val="32"/>
          <w:u w:val="single"/>
        </w:rPr>
        <w:t xml:space="preserve">         </w:t>
      </w:r>
    </w:p>
    <w:p w14:paraId="49A960CC" w14:textId="72208FDE" w:rsidR="004F7976" w:rsidRDefault="007C19F7">
      <w:pPr>
        <w:spacing w:beforeLines="100" w:before="312" w:line="360" w:lineRule="auto"/>
        <w:ind w:leftChars="400" w:left="840" w:rightChars="890" w:right="1869" w:firstLineChars="274" w:firstLine="877"/>
        <w:jc w:val="left"/>
        <w:rPr>
          <w:rFonts w:ascii="华文中宋" w:eastAsia="华文中宋" w:hAnsi="华文中宋"/>
          <w:color w:val="000000"/>
          <w:sz w:val="32"/>
          <w:szCs w:val="32"/>
        </w:rPr>
      </w:pPr>
      <w:r>
        <w:rPr>
          <w:rFonts w:ascii="华文中宋" w:eastAsia="华文中宋" w:hAnsi="华文中宋"/>
          <w:color w:val="000000"/>
          <w:sz w:val="32"/>
          <w:szCs w:val="32"/>
        </w:rPr>
        <w:t>专业班级：</w:t>
      </w:r>
      <w:del w:id="8" w:author="li jizhi" w:date="2026-04-12T16:30:00Z">
        <w:r w:rsidDel="00603943">
          <w:rPr>
            <w:rFonts w:ascii="华文中宋" w:eastAsia="华文中宋" w:hAnsi="华文中宋"/>
            <w:color w:val="000000"/>
            <w:sz w:val="32"/>
            <w:szCs w:val="32"/>
            <w:u w:val="single"/>
          </w:rPr>
          <w:delText xml:space="preserve"> </w:delText>
        </w:r>
        <w:r w:rsidDel="00603943">
          <w:rPr>
            <w:rFonts w:ascii="华文中宋" w:eastAsia="华文中宋" w:hAnsi="华文中宋" w:hint="eastAsia"/>
            <w:color w:val="000000"/>
            <w:sz w:val="32"/>
            <w:szCs w:val="32"/>
            <w:u w:val="single"/>
          </w:rPr>
          <w:delText xml:space="preserve">   </w:delText>
        </w:r>
      </w:del>
      <w:ins w:id="9" w:author="li jizhi" w:date="2026-04-12T16:31:00Z">
        <w:r w:rsidR="00603943">
          <w:rPr>
            <w:rFonts w:ascii="华文中宋" w:eastAsia="华文中宋" w:hAnsi="华文中宋" w:hint="eastAsia"/>
            <w:color w:val="000000"/>
            <w:sz w:val="32"/>
            <w:szCs w:val="32"/>
            <w:u w:val="single"/>
          </w:rPr>
          <w:t xml:space="preserve"> </w:t>
        </w:r>
        <w:r w:rsidR="00603943">
          <w:rPr>
            <w:rFonts w:ascii="华文中宋" w:eastAsia="华文中宋" w:hAnsi="华文中宋"/>
            <w:color w:val="000000"/>
            <w:sz w:val="32"/>
            <w:szCs w:val="32"/>
            <w:u w:val="single"/>
          </w:rPr>
          <w:t xml:space="preserve">    </w:t>
        </w:r>
      </w:ins>
      <w:del w:id="10" w:author="li jizhi" w:date="2026-04-12T16:30:00Z">
        <w:r w:rsidDel="00603943">
          <w:rPr>
            <w:rFonts w:ascii="华文中宋" w:eastAsia="华文中宋" w:hAnsi="华文中宋"/>
            <w:color w:val="000000"/>
            <w:sz w:val="32"/>
            <w:szCs w:val="32"/>
            <w:u w:val="single"/>
          </w:rPr>
          <w:delText>××</w:delText>
        </w:r>
      </w:del>
      <w:del w:id="11" w:author="li jizhi" w:date="2026-04-12T16:31:00Z">
        <w:r w:rsidDel="00603943">
          <w:rPr>
            <w:rFonts w:ascii="华文中宋" w:eastAsia="华文中宋" w:hAnsi="华文中宋"/>
            <w:color w:val="000000"/>
            <w:sz w:val="32"/>
            <w:szCs w:val="32"/>
            <w:u w:val="single"/>
          </w:rPr>
          <w:delText>专业 </w:delText>
        </w:r>
      </w:del>
      <w:ins w:id="12" w:author="li jizhi" w:date="2026-04-12T16:30:00Z">
        <w:r w:rsidR="00603943">
          <w:rPr>
            <w:rFonts w:ascii="华文中宋" w:eastAsia="华文中宋" w:hAnsi="华文中宋" w:hint="eastAsia"/>
            <w:color w:val="000000"/>
            <w:sz w:val="32"/>
            <w:szCs w:val="32"/>
            <w:u w:val="single"/>
          </w:rPr>
          <w:t>计算机2</w:t>
        </w:r>
        <w:r w:rsidR="00603943">
          <w:rPr>
            <w:rFonts w:ascii="华文中宋" w:eastAsia="华文中宋" w:hAnsi="华文中宋"/>
            <w:color w:val="000000"/>
            <w:sz w:val="32"/>
            <w:szCs w:val="32"/>
            <w:u w:val="single"/>
          </w:rPr>
          <w:t>203</w:t>
        </w:r>
      </w:ins>
      <w:del w:id="13" w:author="li jizhi" w:date="2026-04-12T16:30:00Z">
        <w:r w:rsidDel="00603943">
          <w:rPr>
            <w:rFonts w:ascii="华文中宋" w:eastAsia="华文中宋" w:hAnsi="华文中宋"/>
            <w:color w:val="000000"/>
            <w:sz w:val="32"/>
            <w:szCs w:val="32"/>
            <w:u w:val="single"/>
          </w:rPr>
          <w:delText>××</w:delText>
        </w:r>
      </w:del>
      <w:r>
        <w:rPr>
          <w:rFonts w:ascii="华文中宋" w:eastAsia="华文中宋" w:hAnsi="华文中宋"/>
          <w:color w:val="000000"/>
          <w:sz w:val="32"/>
          <w:szCs w:val="32"/>
          <w:u w:val="single"/>
        </w:rPr>
        <w:t>班</w:t>
      </w:r>
      <w:r>
        <w:rPr>
          <w:rFonts w:ascii="华文中宋" w:eastAsia="华文中宋" w:hAnsi="华文中宋" w:hint="eastAsia"/>
          <w:color w:val="000000"/>
          <w:sz w:val="32"/>
          <w:szCs w:val="32"/>
          <w:u w:val="single"/>
        </w:rPr>
        <w:t xml:space="preserve">    </w:t>
      </w:r>
    </w:p>
    <w:p w14:paraId="01F35EE9" w14:textId="230CE9E9" w:rsidR="004F7976" w:rsidRDefault="007C19F7">
      <w:pPr>
        <w:spacing w:beforeLines="100" w:before="312" w:line="360" w:lineRule="auto"/>
        <w:ind w:leftChars="400" w:left="840" w:rightChars="890" w:right="1869" w:firstLineChars="274" w:firstLine="877"/>
        <w:jc w:val="left"/>
        <w:rPr>
          <w:rFonts w:ascii="华文中宋" w:eastAsia="华文中宋" w:hAnsi="华文中宋"/>
          <w:color w:val="000000"/>
          <w:sz w:val="32"/>
          <w:szCs w:val="32"/>
        </w:rPr>
      </w:pPr>
      <w:r>
        <w:rPr>
          <w:rFonts w:ascii="华文中宋" w:eastAsia="华文中宋" w:hAnsi="华文中宋"/>
          <w:color w:val="000000"/>
          <w:sz w:val="32"/>
          <w:szCs w:val="32"/>
        </w:rPr>
        <w:t>学生姓名：</w:t>
      </w:r>
      <w:r>
        <w:rPr>
          <w:rFonts w:ascii="华文中宋" w:eastAsia="华文中宋" w:hAnsi="华文中宋"/>
          <w:color w:val="000000"/>
          <w:sz w:val="32"/>
          <w:szCs w:val="32"/>
          <w:u w:val="single"/>
        </w:rPr>
        <w:t xml:space="preserve">   </w:t>
      </w:r>
      <w:r>
        <w:rPr>
          <w:rFonts w:ascii="华文中宋" w:eastAsia="华文中宋" w:hAnsi="华文中宋" w:hint="eastAsia"/>
          <w:color w:val="000000"/>
          <w:sz w:val="32"/>
          <w:szCs w:val="32"/>
          <w:u w:val="single"/>
        </w:rPr>
        <w:t xml:space="preserve">   </w:t>
      </w:r>
      <w:r>
        <w:rPr>
          <w:rFonts w:ascii="华文中宋" w:eastAsia="华文中宋" w:hAnsi="华文中宋"/>
          <w:color w:val="000000"/>
          <w:sz w:val="32"/>
          <w:szCs w:val="32"/>
          <w:u w:val="single"/>
        </w:rPr>
        <w:t xml:space="preserve">  </w:t>
      </w:r>
      <w:proofErr w:type="gramStart"/>
      <w:ins w:id="14" w:author="li jizhi" w:date="2026-04-12T16:31:00Z">
        <w:r w:rsidR="00603943">
          <w:rPr>
            <w:rFonts w:ascii="华文中宋" w:eastAsia="华文中宋" w:hAnsi="华文中宋" w:hint="eastAsia"/>
            <w:color w:val="000000"/>
            <w:sz w:val="32"/>
            <w:szCs w:val="32"/>
            <w:u w:val="single"/>
          </w:rPr>
          <w:t>李积智</w:t>
        </w:r>
      </w:ins>
      <w:proofErr w:type="gramEnd"/>
      <w:del w:id="15" w:author="li jizhi" w:date="2026-04-12T16:31:00Z">
        <w:r w:rsidDel="00603943">
          <w:rPr>
            <w:rFonts w:ascii="华文中宋" w:eastAsia="华文中宋" w:hAnsi="华文中宋"/>
            <w:color w:val="000000"/>
            <w:sz w:val="32"/>
            <w:szCs w:val="32"/>
            <w:u w:val="single"/>
          </w:rPr>
          <w:delText>×××</w:delText>
        </w:r>
      </w:del>
      <w:r>
        <w:rPr>
          <w:rFonts w:ascii="华文中宋" w:eastAsia="华文中宋" w:hAnsi="华文中宋" w:hint="eastAsia"/>
          <w:color w:val="000000"/>
          <w:sz w:val="32"/>
          <w:szCs w:val="32"/>
          <w:u w:val="single"/>
        </w:rPr>
        <w:t xml:space="preserve">         </w:t>
      </w:r>
    </w:p>
    <w:p w14:paraId="708CD13B" w14:textId="638A5BFE" w:rsidR="004F7976" w:rsidRDefault="007C19F7">
      <w:pPr>
        <w:spacing w:beforeLines="100" w:before="312" w:line="360" w:lineRule="auto"/>
        <w:ind w:leftChars="400" w:left="840" w:rightChars="890" w:right="1869" w:firstLineChars="274" w:firstLine="877"/>
        <w:jc w:val="left"/>
        <w:rPr>
          <w:rFonts w:ascii="华文中宋" w:eastAsia="华文中宋" w:hAnsi="华文中宋"/>
          <w:color w:val="000000"/>
          <w:sz w:val="32"/>
          <w:szCs w:val="32"/>
          <w:u w:val="single"/>
        </w:rPr>
      </w:pPr>
      <w:r>
        <w:rPr>
          <w:rFonts w:ascii="华文中宋" w:eastAsia="华文中宋" w:hAnsi="华文中宋"/>
          <w:color w:val="000000"/>
          <w:sz w:val="32"/>
          <w:szCs w:val="32"/>
        </w:rPr>
        <w:t>指导教师：</w:t>
      </w:r>
      <w:r>
        <w:rPr>
          <w:rFonts w:ascii="华文中宋" w:eastAsia="华文中宋" w:hAnsi="华文中宋"/>
          <w:color w:val="000000"/>
          <w:sz w:val="32"/>
          <w:szCs w:val="32"/>
          <w:u w:val="single"/>
        </w:rPr>
        <w:t xml:space="preserve">    </w:t>
      </w:r>
      <w:r>
        <w:rPr>
          <w:rFonts w:ascii="华文中宋" w:eastAsia="华文中宋" w:hAnsi="华文中宋" w:hint="eastAsia"/>
          <w:color w:val="000000"/>
          <w:sz w:val="32"/>
          <w:szCs w:val="32"/>
          <w:u w:val="single"/>
        </w:rPr>
        <w:t xml:space="preserve">   </w:t>
      </w:r>
      <w:r>
        <w:rPr>
          <w:rFonts w:ascii="华文中宋" w:eastAsia="华文中宋" w:hAnsi="华文中宋"/>
          <w:color w:val="000000"/>
          <w:sz w:val="32"/>
          <w:szCs w:val="32"/>
          <w:u w:val="single"/>
        </w:rPr>
        <w:t xml:space="preserve"> </w:t>
      </w:r>
      <w:ins w:id="16" w:author="li jizhi" w:date="2026-04-12T16:31:00Z">
        <w:r w:rsidR="00603943">
          <w:rPr>
            <w:rFonts w:ascii="华文中宋" w:eastAsia="华文中宋" w:hAnsi="华文中宋"/>
            <w:color w:val="000000"/>
            <w:sz w:val="32"/>
            <w:szCs w:val="32"/>
            <w:u w:val="single"/>
          </w:rPr>
          <w:t xml:space="preserve"> </w:t>
        </w:r>
        <w:proofErr w:type="gramStart"/>
        <w:r w:rsidR="00603943">
          <w:rPr>
            <w:rFonts w:ascii="华文中宋" w:eastAsia="华文中宋" w:hAnsi="华文中宋" w:hint="eastAsia"/>
            <w:color w:val="000000"/>
            <w:sz w:val="32"/>
            <w:szCs w:val="32"/>
            <w:u w:val="single"/>
          </w:rPr>
          <w:t>戚欣</w:t>
        </w:r>
      </w:ins>
      <w:proofErr w:type="gramEnd"/>
      <w:del w:id="17" w:author="li jizhi" w:date="2026-04-12T16:31:00Z">
        <w:r w:rsidDel="00603943">
          <w:rPr>
            <w:rFonts w:ascii="华文中宋" w:eastAsia="华文中宋" w:hAnsi="华文中宋"/>
            <w:color w:val="000000"/>
            <w:sz w:val="32"/>
            <w:szCs w:val="32"/>
            <w:u w:val="single"/>
          </w:rPr>
          <w:delText>×××</w:delText>
        </w:r>
      </w:del>
      <w:r>
        <w:rPr>
          <w:rFonts w:ascii="华文中宋" w:eastAsia="华文中宋" w:hAnsi="华文中宋" w:hint="eastAsia"/>
          <w:color w:val="000000"/>
          <w:sz w:val="32"/>
          <w:szCs w:val="32"/>
          <w:u w:val="single"/>
        </w:rPr>
        <w:t xml:space="preserve"> </w:t>
      </w:r>
      <w:ins w:id="18" w:author="li jizhi" w:date="2026-04-12T16:31:00Z">
        <w:r w:rsidR="00603943">
          <w:rPr>
            <w:rFonts w:ascii="华文中宋" w:eastAsia="华文中宋" w:hAnsi="华文中宋"/>
            <w:color w:val="000000"/>
            <w:sz w:val="32"/>
            <w:szCs w:val="32"/>
            <w:u w:val="single"/>
          </w:rPr>
          <w:t xml:space="preserve"> </w:t>
        </w:r>
      </w:ins>
      <w:r>
        <w:rPr>
          <w:rFonts w:ascii="华文中宋" w:eastAsia="华文中宋" w:hAnsi="华文中宋" w:hint="eastAsia"/>
          <w:color w:val="000000"/>
          <w:sz w:val="32"/>
          <w:szCs w:val="32"/>
          <w:u w:val="single"/>
        </w:rPr>
        <w:t xml:space="preserve">       </w:t>
      </w:r>
    </w:p>
    <w:p w14:paraId="6543B44D" w14:textId="77777777" w:rsidR="004F7976" w:rsidRDefault="007C19F7">
      <w:pPr>
        <w:tabs>
          <w:tab w:val="left" w:pos="3960"/>
        </w:tabs>
        <w:spacing w:line="360" w:lineRule="auto"/>
        <w:ind w:firstLineChars="1800" w:firstLine="3780"/>
        <w:rPr>
          <w:rFonts w:ascii="华文中宋" w:eastAsia="华文中宋" w:hAnsi="华文中宋"/>
          <w:color w:val="000000"/>
          <w:szCs w:val="21"/>
        </w:rPr>
      </w:pPr>
      <w:del w:id="19" w:author="li jizhi" w:date="2026-04-12T16:31:00Z">
        <w:r w:rsidDel="00603943">
          <w:rPr>
            <w:rFonts w:ascii="华文中宋" w:eastAsia="华文中宋" w:hAnsi="华文中宋" w:hint="eastAsia"/>
            <w:color w:val="000000"/>
            <w:szCs w:val="21"/>
          </w:rPr>
          <w:delText>（</w:delText>
        </w:r>
        <w:r w:rsidDel="00603943">
          <w:rPr>
            <w:rFonts w:eastAsia="宋体-18030" w:hint="eastAsia"/>
            <w:color w:val="000000"/>
            <w:szCs w:val="21"/>
          </w:rPr>
          <w:delText>华文中宋三号）</w:delText>
        </w:r>
      </w:del>
    </w:p>
    <w:p w14:paraId="7168E614" w14:textId="77777777" w:rsidR="004F7976" w:rsidRDefault="004F7976">
      <w:pPr>
        <w:spacing w:beforeLines="150" w:before="468"/>
        <w:ind w:leftChars="171" w:left="359" w:rightChars="1148" w:right="2411" w:firstLineChars="274" w:firstLine="1973"/>
        <w:rPr>
          <w:color w:val="000000"/>
          <w:sz w:val="72"/>
          <w:u w:val="single"/>
        </w:rPr>
      </w:pPr>
    </w:p>
    <w:p w14:paraId="604F93FC" w14:textId="77777777" w:rsidR="004F7976" w:rsidRDefault="004F7976">
      <w:pPr>
        <w:spacing w:beforeLines="150" w:before="468" w:line="360" w:lineRule="auto"/>
        <w:jc w:val="center"/>
        <w:rPr>
          <w:rFonts w:ascii="黑体" w:eastAsia="黑体" w:hAnsi="黑体"/>
          <w:bCs/>
          <w:color w:val="000000"/>
          <w:sz w:val="36"/>
          <w:szCs w:val="36"/>
        </w:rPr>
      </w:pPr>
    </w:p>
    <w:p w14:paraId="67ED1B29" w14:textId="77777777" w:rsidR="004F7976" w:rsidRDefault="004F7976">
      <w:pPr>
        <w:spacing w:beforeLines="150" w:before="468" w:line="360" w:lineRule="auto"/>
        <w:jc w:val="center"/>
        <w:rPr>
          <w:rFonts w:ascii="黑体" w:eastAsia="黑体" w:hAnsi="黑体"/>
          <w:bCs/>
          <w:color w:val="000000"/>
          <w:sz w:val="36"/>
          <w:szCs w:val="36"/>
        </w:rPr>
      </w:pPr>
    </w:p>
    <w:p w14:paraId="0E37F453" w14:textId="77777777" w:rsidR="004F7976" w:rsidRDefault="007C19F7">
      <w:pPr>
        <w:spacing w:beforeLines="150" w:before="468" w:line="360" w:lineRule="auto"/>
        <w:jc w:val="center"/>
        <w:rPr>
          <w:rFonts w:ascii="黑体" w:eastAsia="黑体" w:hAnsi="黑体"/>
          <w:bCs/>
          <w:color w:val="000000"/>
          <w:sz w:val="36"/>
          <w:szCs w:val="36"/>
        </w:rPr>
      </w:pPr>
      <w:r>
        <w:rPr>
          <w:rFonts w:ascii="黑体" w:eastAsia="黑体" w:hAnsi="黑体"/>
          <w:bCs/>
          <w:color w:val="000000"/>
          <w:sz w:val="36"/>
          <w:szCs w:val="36"/>
        </w:rPr>
        <w:lastRenderedPageBreak/>
        <w:t>学位论文原创性声明</w:t>
      </w:r>
      <w:r>
        <w:rPr>
          <w:rFonts w:ascii="黑体" w:eastAsia="黑体" w:hAnsi="黑体" w:hint="eastAsia"/>
          <w:bCs/>
          <w:color w:val="000000"/>
          <w:sz w:val="36"/>
          <w:szCs w:val="36"/>
        </w:rPr>
        <w:t xml:space="preserve">  </w:t>
      </w:r>
    </w:p>
    <w:p w14:paraId="13A4D45E" w14:textId="77777777" w:rsidR="004F7976" w:rsidRDefault="007C19F7">
      <w:pPr>
        <w:spacing w:line="360" w:lineRule="auto"/>
        <w:jc w:val="center"/>
        <w:rPr>
          <w:rFonts w:ascii="黑体" w:eastAsia="黑体" w:hAnsi="黑体"/>
          <w:bCs/>
          <w:color w:val="000000"/>
          <w:sz w:val="36"/>
          <w:szCs w:val="36"/>
        </w:rPr>
      </w:pPr>
      <w:r>
        <w:rPr>
          <w:rFonts w:eastAsia="宋体-18030" w:hint="eastAsia"/>
          <w:color w:val="000000"/>
        </w:rPr>
        <w:t>（黑体小二号）</w:t>
      </w:r>
    </w:p>
    <w:p w14:paraId="3573E72D" w14:textId="77777777" w:rsidR="004F7976" w:rsidRDefault="007C19F7">
      <w:pPr>
        <w:spacing w:line="360" w:lineRule="auto"/>
        <w:ind w:firstLineChars="200" w:firstLine="480"/>
        <w:rPr>
          <w:color w:val="000000"/>
          <w:sz w:val="24"/>
          <w:szCs w:val="21"/>
        </w:rPr>
      </w:pPr>
      <w:r>
        <w:rPr>
          <w:color w:val="000000"/>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3A7878B3" w14:textId="77777777" w:rsidR="004F7976" w:rsidRDefault="007C19F7">
      <w:pPr>
        <w:spacing w:line="360" w:lineRule="auto"/>
        <w:ind w:firstLineChars="1600" w:firstLine="3840"/>
        <w:rPr>
          <w:color w:val="000000"/>
          <w:sz w:val="24"/>
          <w:szCs w:val="21"/>
        </w:rPr>
      </w:pPr>
      <w:r>
        <w:rPr>
          <w:rFonts w:hint="eastAsia"/>
          <w:color w:val="000000"/>
          <w:sz w:val="24"/>
          <w:szCs w:val="21"/>
        </w:rPr>
        <w:t>（</w:t>
      </w:r>
      <w:r>
        <w:rPr>
          <w:rFonts w:eastAsia="宋体-18030"/>
          <w:color w:val="000000"/>
        </w:rPr>
        <w:t>宋体小四号</w:t>
      </w:r>
      <w:r>
        <w:rPr>
          <w:rFonts w:hint="eastAsia"/>
          <w:color w:val="000000"/>
          <w:sz w:val="24"/>
          <w:szCs w:val="21"/>
        </w:rPr>
        <w:t>）</w:t>
      </w:r>
    </w:p>
    <w:p w14:paraId="3ABB2C37" w14:textId="77777777" w:rsidR="004F7976" w:rsidRDefault="007C19F7">
      <w:pPr>
        <w:spacing w:line="360" w:lineRule="auto"/>
        <w:ind w:firstLineChars="2200" w:firstLine="5280"/>
        <w:rPr>
          <w:color w:val="000000"/>
          <w:sz w:val="24"/>
        </w:rPr>
      </w:pPr>
      <w:r>
        <w:rPr>
          <w:color w:val="000000"/>
          <w:sz w:val="24"/>
        </w:rPr>
        <w:t>作者签名：</w:t>
      </w:r>
      <w:r>
        <w:rPr>
          <w:color w:val="000000"/>
          <w:sz w:val="24"/>
        </w:rPr>
        <w:t xml:space="preserve">              </w:t>
      </w:r>
    </w:p>
    <w:p w14:paraId="399C14DF" w14:textId="77777777" w:rsidR="004F7976" w:rsidRDefault="007C19F7">
      <w:pPr>
        <w:spacing w:line="360" w:lineRule="auto"/>
        <w:ind w:leftChars="1200" w:left="2520" w:firstLineChars="500" w:firstLine="1200"/>
        <w:rPr>
          <w:color w:val="000000"/>
          <w:sz w:val="24"/>
        </w:rPr>
      </w:pPr>
      <w:r>
        <w:rPr>
          <w:color w:val="000000"/>
          <w:sz w:val="24"/>
        </w:rPr>
        <w:t xml:space="preserve"> </w:t>
      </w:r>
      <w:r>
        <w:rPr>
          <w:rFonts w:hint="eastAsia"/>
          <w:color w:val="000000"/>
          <w:sz w:val="24"/>
        </w:rPr>
        <w:t xml:space="preserve">            </w:t>
      </w:r>
      <w:r>
        <w:rPr>
          <w:color w:val="000000"/>
          <w:sz w:val="24"/>
        </w:rPr>
        <w:t>年</w:t>
      </w:r>
      <w:r>
        <w:rPr>
          <w:color w:val="000000"/>
          <w:sz w:val="24"/>
        </w:rPr>
        <w:t xml:space="preserve">   </w:t>
      </w:r>
      <w:r>
        <w:rPr>
          <w:color w:val="000000"/>
          <w:sz w:val="24"/>
        </w:rPr>
        <w:t>月</w:t>
      </w:r>
      <w:r>
        <w:rPr>
          <w:color w:val="000000"/>
          <w:sz w:val="24"/>
        </w:rPr>
        <w:t xml:space="preserve">   </w:t>
      </w:r>
      <w:r>
        <w:rPr>
          <w:color w:val="000000"/>
          <w:sz w:val="24"/>
        </w:rPr>
        <w:t>日</w:t>
      </w:r>
    </w:p>
    <w:p w14:paraId="33D96F27" w14:textId="77777777" w:rsidR="004F7976" w:rsidRDefault="004F7976">
      <w:pPr>
        <w:spacing w:beforeLines="100" w:before="312" w:line="360" w:lineRule="auto"/>
        <w:jc w:val="center"/>
        <w:rPr>
          <w:b/>
          <w:bCs/>
          <w:color w:val="000000"/>
          <w:sz w:val="40"/>
          <w:szCs w:val="36"/>
        </w:rPr>
      </w:pPr>
    </w:p>
    <w:p w14:paraId="3789F13A" w14:textId="77777777" w:rsidR="004F7976" w:rsidRDefault="007C19F7">
      <w:pPr>
        <w:spacing w:beforeLines="150" w:before="468" w:line="360" w:lineRule="auto"/>
        <w:jc w:val="center"/>
        <w:rPr>
          <w:rFonts w:ascii="黑体" w:eastAsia="黑体" w:hAnsi="黑体"/>
          <w:bCs/>
          <w:color w:val="000000"/>
          <w:sz w:val="36"/>
          <w:szCs w:val="36"/>
        </w:rPr>
      </w:pPr>
      <w:r>
        <w:rPr>
          <w:rFonts w:ascii="黑体" w:eastAsia="黑体" w:hAnsi="黑体"/>
          <w:bCs/>
          <w:color w:val="000000"/>
          <w:sz w:val="36"/>
          <w:szCs w:val="36"/>
        </w:rPr>
        <w:t>学位论文版权使用授权书</w:t>
      </w:r>
    </w:p>
    <w:p w14:paraId="41F8118A" w14:textId="77777777" w:rsidR="004F7976" w:rsidRDefault="007C19F7">
      <w:pPr>
        <w:spacing w:line="360" w:lineRule="auto"/>
        <w:jc w:val="center"/>
        <w:rPr>
          <w:rFonts w:ascii="黑体" w:eastAsia="黑体" w:hAnsi="黑体"/>
          <w:bCs/>
          <w:color w:val="000000"/>
          <w:sz w:val="36"/>
          <w:szCs w:val="36"/>
        </w:rPr>
      </w:pPr>
      <w:r>
        <w:rPr>
          <w:rFonts w:eastAsia="宋体-18030" w:hint="eastAsia"/>
          <w:color w:val="000000"/>
        </w:rPr>
        <w:t>（黑体小二号）</w:t>
      </w:r>
    </w:p>
    <w:p w14:paraId="64C5C24F" w14:textId="77777777" w:rsidR="004F7976" w:rsidRDefault="007C19F7">
      <w:pPr>
        <w:spacing w:line="360" w:lineRule="auto"/>
        <w:ind w:firstLineChars="200" w:firstLine="480"/>
        <w:rPr>
          <w:color w:val="000000"/>
          <w:sz w:val="24"/>
          <w:szCs w:val="21"/>
        </w:rPr>
      </w:pPr>
      <w:r>
        <w:rPr>
          <w:color w:val="000000"/>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w:t>
      </w:r>
      <w:r>
        <w:rPr>
          <w:rFonts w:hint="eastAsia"/>
          <w:color w:val="000000"/>
          <w:sz w:val="24"/>
          <w:szCs w:val="21"/>
        </w:rPr>
        <w:t>库</w:t>
      </w:r>
      <w:r>
        <w:rPr>
          <w:color w:val="000000"/>
          <w:sz w:val="24"/>
          <w:szCs w:val="21"/>
        </w:rPr>
        <w:t>进行检索，可以采用影印、缩印或扫描等复制手段保存和汇编本学位论文。</w:t>
      </w:r>
    </w:p>
    <w:p w14:paraId="11BC2F1D" w14:textId="77777777" w:rsidR="004F7976" w:rsidRDefault="007C19F7">
      <w:pPr>
        <w:spacing w:line="360" w:lineRule="auto"/>
        <w:ind w:firstLineChars="200" w:firstLine="480"/>
        <w:rPr>
          <w:color w:val="000000"/>
          <w:sz w:val="24"/>
          <w:szCs w:val="21"/>
        </w:rPr>
      </w:pPr>
      <w:r>
        <w:rPr>
          <w:color w:val="000000"/>
          <w:sz w:val="24"/>
          <w:szCs w:val="21"/>
        </w:rPr>
        <w:t>本学位论文属于</w:t>
      </w:r>
      <w:r>
        <w:rPr>
          <w:color w:val="000000"/>
          <w:sz w:val="24"/>
          <w:szCs w:val="21"/>
        </w:rPr>
        <w:t>1</w:t>
      </w:r>
      <w:r>
        <w:rPr>
          <w:color w:val="000000"/>
          <w:sz w:val="24"/>
          <w:szCs w:val="21"/>
        </w:rPr>
        <w:t>、保密</w:t>
      </w:r>
      <w:proofErr w:type="gramStart"/>
      <w:r>
        <w:rPr>
          <w:color w:val="000000"/>
          <w:sz w:val="24"/>
          <w:szCs w:val="21"/>
        </w:rPr>
        <w:t>囗</w:t>
      </w:r>
      <w:proofErr w:type="gramEnd"/>
      <w:r>
        <w:rPr>
          <w:color w:val="000000"/>
          <w:sz w:val="24"/>
          <w:szCs w:val="21"/>
        </w:rPr>
        <w:t>，在</w:t>
      </w:r>
      <w:r>
        <w:rPr>
          <w:color w:val="000000"/>
          <w:sz w:val="24"/>
          <w:szCs w:val="21"/>
        </w:rPr>
        <w:t xml:space="preserve">    </w:t>
      </w:r>
      <w:r>
        <w:rPr>
          <w:color w:val="000000"/>
          <w:sz w:val="24"/>
          <w:szCs w:val="21"/>
        </w:rPr>
        <w:t>年解密后适用本授权书</w:t>
      </w:r>
    </w:p>
    <w:p w14:paraId="7B6819EA" w14:textId="77777777" w:rsidR="004F7976" w:rsidRDefault="007C19F7">
      <w:pPr>
        <w:spacing w:line="360" w:lineRule="auto"/>
        <w:ind w:firstLineChars="900" w:firstLine="2160"/>
        <w:rPr>
          <w:color w:val="000000"/>
          <w:sz w:val="24"/>
          <w:szCs w:val="21"/>
        </w:rPr>
      </w:pPr>
      <w:r>
        <w:rPr>
          <w:color w:val="000000"/>
          <w:sz w:val="24"/>
          <w:szCs w:val="21"/>
        </w:rPr>
        <w:t>2</w:t>
      </w:r>
      <w:r>
        <w:rPr>
          <w:color w:val="000000"/>
          <w:sz w:val="24"/>
          <w:szCs w:val="21"/>
        </w:rPr>
        <w:t>、不保密</w:t>
      </w:r>
      <w:proofErr w:type="gramStart"/>
      <w:r>
        <w:rPr>
          <w:color w:val="000000"/>
          <w:sz w:val="24"/>
          <w:szCs w:val="21"/>
        </w:rPr>
        <w:t>囗</w:t>
      </w:r>
      <w:proofErr w:type="gramEnd"/>
      <w:r>
        <w:rPr>
          <w:color w:val="000000"/>
          <w:sz w:val="24"/>
          <w:szCs w:val="21"/>
        </w:rPr>
        <w:t xml:space="preserve">  </w:t>
      </w:r>
      <w:r>
        <w:rPr>
          <w:color w:val="000000"/>
          <w:sz w:val="24"/>
          <w:szCs w:val="21"/>
        </w:rPr>
        <w:t>。</w:t>
      </w:r>
    </w:p>
    <w:p w14:paraId="63B7108E" w14:textId="77777777" w:rsidR="004F7976" w:rsidRDefault="007C19F7">
      <w:pPr>
        <w:spacing w:line="360" w:lineRule="auto"/>
        <w:ind w:firstLineChars="900" w:firstLine="2160"/>
        <w:rPr>
          <w:color w:val="000000"/>
          <w:sz w:val="24"/>
          <w:szCs w:val="21"/>
        </w:rPr>
      </w:pPr>
      <w:r>
        <w:rPr>
          <w:color w:val="000000"/>
          <w:sz w:val="24"/>
          <w:szCs w:val="21"/>
        </w:rPr>
        <w:t>（请在以上相应方框内打</w:t>
      </w:r>
      <w:r>
        <w:rPr>
          <w:color w:val="000000"/>
          <w:sz w:val="24"/>
          <w:szCs w:val="21"/>
        </w:rPr>
        <w:t>“√”</w:t>
      </w:r>
      <w:r>
        <w:rPr>
          <w:color w:val="000000"/>
          <w:sz w:val="24"/>
          <w:szCs w:val="21"/>
        </w:rPr>
        <w:t>）</w:t>
      </w:r>
    </w:p>
    <w:p w14:paraId="0102FCD1" w14:textId="77777777" w:rsidR="004F7976" w:rsidRDefault="007C19F7">
      <w:pPr>
        <w:spacing w:line="360" w:lineRule="auto"/>
        <w:ind w:firstLineChars="1650" w:firstLine="3960"/>
        <w:rPr>
          <w:color w:val="000000"/>
          <w:sz w:val="24"/>
          <w:szCs w:val="21"/>
        </w:rPr>
      </w:pPr>
      <w:r>
        <w:rPr>
          <w:rFonts w:hint="eastAsia"/>
          <w:color w:val="000000"/>
          <w:sz w:val="24"/>
          <w:szCs w:val="21"/>
        </w:rPr>
        <w:t>（</w:t>
      </w:r>
      <w:r>
        <w:rPr>
          <w:rFonts w:eastAsia="宋体-18030"/>
          <w:color w:val="000000"/>
        </w:rPr>
        <w:t>宋体小四号</w:t>
      </w:r>
      <w:r>
        <w:rPr>
          <w:rFonts w:hint="eastAsia"/>
          <w:color w:val="000000"/>
          <w:sz w:val="24"/>
          <w:szCs w:val="21"/>
        </w:rPr>
        <w:t>）</w:t>
      </w:r>
    </w:p>
    <w:p w14:paraId="6AA9A09C" w14:textId="77777777" w:rsidR="004F7976" w:rsidRDefault="007C19F7">
      <w:pPr>
        <w:spacing w:line="360" w:lineRule="auto"/>
        <w:ind w:leftChars="200" w:left="420"/>
        <w:jc w:val="right"/>
        <w:rPr>
          <w:color w:val="000000"/>
          <w:sz w:val="24"/>
        </w:rPr>
      </w:pPr>
      <w:r>
        <w:rPr>
          <w:color w:val="000000"/>
          <w:sz w:val="24"/>
        </w:rPr>
        <w:t>作者签名：</w:t>
      </w:r>
      <w:r>
        <w:rPr>
          <w:color w:val="000000"/>
          <w:sz w:val="24"/>
        </w:rPr>
        <w:t xml:space="preserve">         </w:t>
      </w:r>
      <w:r>
        <w:rPr>
          <w:color w:val="000000"/>
          <w:sz w:val="24"/>
        </w:rPr>
        <w:t>年</w:t>
      </w:r>
      <w:r>
        <w:rPr>
          <w:color w:val="000000"/>
          <w:sz w:val="24"/>
        </w:rPr>
        <w:t xml:space="preserve">   </w:t>
      </w:r>
      <w:r>
        <w:rPr>
          <w:color w:val="000000"/>
          <w:sz w:val="24"/>
        </w:rPr>
        <w:t>月</w:t>
      </w:r>
      <w:r>
        <w:rPr>
          <w:color w:val="000000"/>
          <w:sz w:val="24"/>
        </w:rPr>
        <w:t xml:space="preserve">    </w:t>
      </w:r>
      <w:r>
        <w:rPr>
          <w:color w:val="000000"/>
          <w:sz w:val="24"/>
        </w:rPr>
        <w:t>日</w:t>
      </w:r>
    </w:p>
    <w:p w14:paraId="088373D7" w14:textId="77777777" w:rsidR="004F7976" w:rsidRDefault="007C19F7">
      <w:pPr>
        <w:spacing w:line="360" w:lineRule="auto"/>
        <w:ind w:leftChars="200" w:left="420"/>
        <w:jc w:val="right"/>
        <w:rPr>
          <w:color w:val="000000"/>
          <w:sz w:val="24"/>
        </w:rPr>
      </w:pPr>
      <w:r>
        <w:rPr>
          <w:color w:val="000000"/>
          <w:sz w:val="24"/>
        </w:rPr>
        <w:t>导师签名：</w:t>
      </w:r>
      <w:r>
        <w:rPr>
          <w:color w:val="000000"/>
          <w:sz w:val="24"/>
        </w:rPr>
        <w:t xml:space="preserve">         </w:t>
      </w:r>
      <w:r>
        <w:rPr>
          <w:color w:val="000000"/>
          <w:sz w:val="24"/>
        </w:rPr>
        <w:t>年</w:t>
      </w:r>
      <w:r>
        <w:rPr>
          <w:color w:val="000000"/>
          <w:sz w:val="24"/>
        </w:rPr>
        <w:t xml:space="preserve">   </w:t>
      </w:r>
      <w:r>
        <w:rPr>
          <w:color w:val="000000"/>
          <w:sz w:val="24"/>
        </w:rPr>
        <w:t>月</w:t>
      </w:r>
      <w:r>
        <w:rPr>
          <w:color w:val="000000"/>
          <w:sz w:val="24"/>
        </w:rPr>
        <w:t xml:space="preserve">    </w:t>
      </w:r>
      <w:r>
        <w:rPr>
          <w:color w:val="000000"/>
          <w:sz w:val="24"/>
        </w:rPr>
        <w:t>日</w:t>
      </w:r>
    </w:p>
    <w:p w14:paraId="35FFC504" w14:textId="77777777" w:rsidR="004F7976" w:rsidRDefault="007C19F7">
      <w:pPr>
        <w:spacing w:beforeLines="150" w:before="468"/>
        <w:ind w:leftChars="171" w:left="359" w:rightChars="1148" w:right="2411" w:firstLineChars="274" w:firstLine="658"/>
        <w:rPr>
          <w:rFonts w:ascii="宋体" w:hAnsi="宋体"/>
          <w:color w:val="000000"/>
          <w:sz w:val="24"/>
        </w:rPr>
      </w:pPr>
      <w:r>
        <w:rPr>
          <w:rFonts w:ascii="宋体" w:hAnsi="宋体" w:hint="eastAsia"/>
          <w:color w:val="000000"/>
          <w:sz w:val="24"/>
        </w:rPr>
        <w:t>(注：此页内容装订在论文扉页)</w:t>
      </w:r>
    </w:p>
    <w:p w14:paraId="3035EFFD" w14:textId="77777777" w:rsidR="004F7976" w:rsidRDefault="004F7976">
      <w:pPr>
        <w:spacing w:beforeLines="150" w:before="468"/>
        <w:ind w:leftChars="171" w:left="359" w:rightChars="1148" w:right="2411" w:firstLineChars="274" w:firstLine="658"/>
        <w:rPr>
          <w:rFonts w:ascii="宋体" w:hAnsi="宋体"/>
          <w:color w:val="000000"/>
          <w:sz w:val="24"/>
        </w:rPr>
      </w:pPr>
    </w:p>
    <w:p w14:paraId="204485F8" w14:textId="77777777" w:rsidR="004F7976" w:rsidRDefault="004F7976">
      <w:pPr>
        <w:spacing w:beforeLines="150" w:before="468"/>
        <w:ind w:leftChars="171" w:left="359" w:rightChars="1148" w:right="2411" w:firstLineChars="274" w:firstLine="658"/>
        <w:rPr>
          <w:rFonts w:ascii="宋体" w:hAnsi="宋体"/>
          <w:color w:val="000000"/>
          <w:sz w:val="24"/>
        </w:rPr>
      </w:pPr>
    </w:p>
    <w:p w14:paraId="7FD43263" w14:textId="77777777" w:rsidR="004F7976" w:rsidRDefault="007C19F7">
      <w:pPr>
        <w:spacing w:beforeLines="150" w:before="468" w:afterLines="150" w:after="468"/>
        <w:jc w:val="center"/>
        <w:rPr>
          <w:rFonts w:eastAsia="黑体"/>
          <w:color w:val="000000"/>
          <w:sz w:val="36"/>
          <w:szCs w:val="36"/>
        </w:rPr>
      </w:pPr>
      <w:bookmarkStart w:id="20" w:name="_Hlk155885466"/>
      <w:r>
        <w:rPr>
          <w:rFonts w:eastAsia="黑体" w:hint="eastAsia"/>
          <w:color w:val="000000"/>
          <w:sz w:val="36"/>
          <w:szCs w:val="36"/>
        </w:rPr>
        <w:lastRenderedPageBreak/>
        <w:t>摘</w:t>
      </w:r>
      <w:r>
        <w:rPr>
          <w:rFonts w:eastAsia="黑体" w:hint="eastAsia"/>
          <w:color w:val="000000"/>
          <w:sz w:val="36"/>
          <w:szCs w:val="36"/>
        </w:rPr>
        <w:t xml:space="preserve">  </w:t>
      </w:r>
      <w:r>
        <w:rPr>
          <w:rFonts w:eastAsia="黑体"/>
          <w:color w:val="000000"/>
          <w:sz w:val="36"/>
          <w:szCs w:val="36"/>
        </w:rPr>
        <w:t xml:space="preserve">  </w:t>
      </w:r>
      <w:r>
        <w:rPr>
          <w:rFonts w:eastAsia="黑体" w:hint="eastAsia"/>
          <w:color w:val="000000"/>
          <w:sz w:val="36"/>
          <w:szCs w:val="36"/>
        </w:rPr>
        <w:t>要</w:t>
      </w:r>
      <w:r>
        <w:rPr>
          <w:rFonts w:eastAsia="黑体" w:hint="eastAsia"/>
          <w:color w:val="000000"/>
          <w:sz w:val="36"/>
          <w:szCs w:val="36"/>
        </w:rPr>
        <w:t xml:space="preserve"> </w:t>
      </w:r>
      <w:r>
        <w:rPr>
          <w:rFonts w:eastAsia="宋体-18030" w:hint="eastAsia"/>
          <w:color w:val="000000"/>
        </w:rPr>
        <w:t>（黑体小二号）</w:t>
      </w:r>
    </w:p>
    <w:p w14:paraId="0A9E021E" w14:textId="77777777" w:rsidR="004F7976" w:rsidRDefault="007C19F7">
      <w:pPr>
        <w:spacing w:line="300" w:lineRule="auto"/>
        <w:ind w:firstLineChars="200" w:firstLine="480"/>
        <w:rPr>
          <w:rFonts w:ascii="宋体" w:hAnsi="宋体"/>
          <w:color w:val="000000"/>
          <w:sz w:val="24"/>
        </w:rPr>
      </w:pPr>
      <w:r>
        <w:rPr>
          <w:rFonts w:ascii="宋体" w:hAnsi="宋体"/>
          <w:color w:val="000000"/>
          <w:sz w:val="24"/>
        </w:rPr>
        <w:t>本文借助计算流体力学软件FLUENT</w:t>
      </w:r>
      <w:r>
        <w:rPr>
          <w:rFonts w:ascii="宋体" w:hAnsi="宋体" w:hint="eastAsia"/>
          <w:color w:val="000000"/>
          <w:sz w:val="24"/>
        </w:rPr>
        <w:t>，</w:t>
      </w:r>
      <w:r>
        <w:rPr>
          <w:rFonts w:ascii="宋体" w:hAnsi="宋体"/>
          <w:color w:val="000000"/>
          <w:sz w:val="24"/>
        </w:rPr>
        <w:t>首先针对</w:t>
      </w:r>
      <w:proofErr w:type="gramStart"/>
      <w:r>
        <w:rPr>
          <w:rFonts w:ascii="宋体" w:hAnsi="宋体"/>
          <w:color w:val="000000"/>
          <w:sz w:val="24"/>
        </w:rPr>
        <w:t>一</w:t>
      </w:r>
      <w:proofErr w:type="gramEnd"/>
      <w:r>
        <w:rPr>
          <w:rFonts w:ascii="宋体" w:hAnsi="宋体"/>
          <w:color w:val="000000"/>
          <w:sz w:val="24"/>
        </w:rPr>
        <w:t>日产650</w:t>
      </w:r>
      <w:r>
        <w:rPr>
          <w:rFonts w:ascii="宋体" w:hAnsi="宋体" w:hint="eastAsia"/>
          <w:color w:val="000000"/>
          <w:sz w:val="24"/>
        </w:rPr>
        <w:t>t</w:t>
      </w:r>
      <w:r>
        <w:rPr>
          <w:rFonts w:ascii="宋体" w:hAnsi="宋体"/>
          <w:color w:val="000000"/>
          <w:sz w:val="24"/>
        </w:rPr>
        <w:t>的空气燃烧的燃油浮法玻璃熔窑火焰空间进行了三维数值模拟，</w:t>
      </w:r>
      <w:r>
        <w:rPr>
          <w:rFonts w:ascii="宋体" w:hAnsi="宋体" w:hint="eastAsia"/>
          <w:color w:val="000000"/>
          <w:sz w:val="24"/>
        </w:rPr>
        <w:t>然后</w:t>
      </w:r>
      <w:r>
        <w:rPr>
          <w:rFonts w:ascii="宋体" w:hAnsi="宋体"/>
          <w:color w:val="000000"/>
          <w:sz w:val="24"/>
        </w:rPr>
        <w:t>×××××××××××××××××</w:t>
      </w:r>
      <w:r>
        <w:rPr>
          <w:rFonts w:ascii="宋体" w:hAnsi="宋体" w:hint="eastAsia"/>
          <w:color w:val="000000"/>
          <w:sz w:val="24"/>
        </w:rPr>
        <w:t>并</w:t>
      </w:r>
      <w:r>
        <w:rPr>
          <w:rFonts w:ascii="宋体" w:hAnsi="宋体"/>
          <w:color w:val="000000"/>
          <w:sz w:val="24"/>
        </w:rPr>
        <w:t>对两种情况进行了比较，所得结果对于×××具有重要的指导意义。</w:t>
      </w:r>
    </w:p>
    <w:p w14:paraId="6AC40001" w14:textId="77777777" w:rsidR="004F7976" w:rsidRDefault="007C19F7">
      <w:pPr>
        <w:spacing w:line="300" w:lineRule="auto"/>
        <w:ind w:firstLineChars="200" w:firstLine="480"/>
        <w:rPr>
          <w:rFonts w:ascii="宋体" w:hAnsi="宋体"/>
          <w:color w:val="000000"/>
          <w:sz w:val="24"/>
        </w:rPr>
      </w:pPr>
      <w:r>
        <w:rPr>
          <w:rFonts w:ascii="宋体" w:hAnsi="宋体"/>
          <w:color w:val="000000"/>
          <w:sz w:val="24"/>
        </w:rPr>
        <w:t>论文主要研究了××××××××××××××××××××××。</w:t>
      </w:r>
    </w:p>
    <w:p w14:paraId="7C410EA9" w14:textId="77777777" w:rsidR="004F7976" w:rsidRDefault="007C19F7">
      <w:pPr>
        <w:spacing w:line="300" w:lineRule="auto"/>
        <w:ind w:firstLineChars="200" w:firstLine="480"/>
        <w:rPr>
          <w:rFonts w:ascii="宋体" w:hAnsi="宋体"/>
          <w:color w:val="000000"/>
          <w:sz w:val="24"/>
        </w:rPr>
      </w:pPr>
      <w:r>
        <w:rPr>
          <w:rFonts w:ascii="宋体" w:hAnsi="宋体"/>
          <w:color w:val="000000"/>
          <w:sz w:val="24"/>
        </w:rPr>
        <w:t>研究结果表明：×××××××××××××××××××××××</w:t>
      </w:r>
      <w:r>
        <w:rPr>
          <w:rFonts w:ascii="宋体" w:hAnsi="宋体" w:hint="eastAsia"/>
          <w:color w:val="000000"/>
          <w:sz w:val="24"/>
        </w:rPr>
        <w:t xml:space="preserve"> </w:t>
      </w:r>
      <w:r>
        <w:rPr>
          <w:rFonts w:ascii="宋体" w:hAnsi="宋体"/>
          <w:color w:val="000000"/>
          <w:sz w:val="24"/>
        </w:rPr>
        <w:t>×××××××。</w:t>
      </w:r>
    </w:p>
    <w:p w14:paraId="66DC639A" w14:textId="77777777" w:rsidR="004F7976" w:rsidRDefault="007C19F7">
      <w:pPr>
        <w:spacing w:line="360" w:lineRule="auto"/>
        <w:ind w:firstLineChars="200" w:firstLine="480"/>
        <w:rPr>
          <w:rFonts w:ascii="宋体" w:hAnsi="宋体"/>
          <w:color w:val="000000"/>
          <w:sz w:val="24"/>
        </w:rPr>
      </w:pPr>
      <w:r>
        <w:rPr>
          <w:rFonts w:ascii="宋体" w:hAnsi="宋体"/>
          <w:color w:val="000000"/>
          <w:sz w:val="24"/>
        </w:rPr>
        <w:t xml:space="preserve">本文的特色：××××××××××××××××××××××××。 </w:t>
      </w:r>
    </w:p>
    <w:p w14:paraId="2FE5EEAD" w14:textId="77777777" w:rsidR="004F7976" w:rsidRDefault="007C19F7">
      <w:pPr>
        <w:spacing w:line="360" w:lineRule="auto"/>
        <w:ind w:firstLineChars="200" w:firstLine="480"/>
        <w:jc w:val="center"/>
        <w:rPr>
          <w:rFonts w:ascii="宋体" w:hAnsi="宋体"/>
          <w:color w:val="000000"/>
          <w:sz w:val="24"/>
        </w:rPr>
      </w:pPr>
      <w:r>
        <w:rPr>
          <w:rFonts w:ascii="宋体" w:hAnsi="宋体" w:hint="eastAsia"/>
          <w:color w:val="000000"/>
          <w:sz w:val="24"/>
        </w:rPr>
        <w:t>（宋体小四号）</w:t>
      </w:r>
    </w:p>
    <w:p w14:paraId="2302339F" w14:textId="77777777" w:rsidR="004F7976" w:rsidRDefault="007C19F7">
      <w:pPr>
        <w:spacing w:beforeLines="50" w:before="156" w:line="360" w:lineRule="auto"/>
        <w:rPr>
          <w:rFonts w:ascii="宋体" w:hAnsi="宋体"/>
          <w:color w:val="000000"/>
          <w:sz w:val="24"/>
        </w:rPr>
      </w:pPr>
      <w:r>
        <w:rPr>
          <w:rFonts w:eastAsia="黑体"/>
          <w:bCs/>
          <w:color w:val="000000"/>
          <w:sz w:val="28"/>
        </w:rPr>
        <w:t>关键词：</w:t>
      </w:r>
      <w:r>
        <w:rPr>
          <w:rFonts w:ascii="宋体" w:hAnsi="宋体"/>
          <w:color w:val="000000"/>
          <w:sz w:val="24"/>
        </w:rPr>
        <w:t>××××；×××；××××；××</w:t>
      </w:r>
    </w:p>
    <w:p w14:paraId="26832D42" w14:textId="77777777" w:rsidR="004F7976" w:rsidRDefault="007C19F7">
      <w:pPr>
        <w:spacing w:line="360" w:lineRule="auto"/>
        <w:rPr>
          <w:rFonts w:ascii="宋体" w:hAnsi="宋体"/>
          <w:color w:val="000000"/>
          <w:sz w:val="24"/>
        </w:rPr>
      </w:pPr>
      <w:r>
        <w:rPr>
          <w:rFonts w:hint="eastAsia"/>
          <w:color w:val="000000"/>
          <w:sz w:val="26"/>
        </w:rPr>
        <w:t>（黑体四号）</w:t>
      </w:r>
      <w:r>
        <w:rPr>
          <w:rFonts w:hint="eastAsia"/>
          <w:color w:val="000000"/>
          <w:sz w:val="26"/>
        </w:rPr>
        <w:t xml:space="preserve">      </w:t>
      </w:r>
      <w:r>
        <w:rPr>
          <w:rFonts w:hint="eastAsia"/>
          <w:color w:val="000000"/>
          <w:sz w:val="26"/>
        </w:rPr>
        <w:t>（宋体小四号）</w:t>
      </w:r>
    </w:p>
    <w:p w14:paraId="116C164B" w14:textId="77777777" w:rsidR="004F7976" w:rsidRDefault="004F7976">
      <w:pPr>
        <w:spacing w:beforeLines="50" w:before="156" w:afterLines="50" w:after="156" w:line="300" w:lineRule="auto"/>
        <w:rPr>
          <w:color w:val="000000"/>
        </w:rPr>
      </w:pPr>
    </w:p>
    <w:p w14:paraId="7AA00280" w14:textId="77777777" w:rsidR="004F7976" w:rsidRDefault="007C19F7">
      <w:pPr>
        <w:spacing w:beforeLines="150" w:before="468" w:afterLines="150" w:after="468" w:line="360" w:lineRule="auto"/>
        <w:jc w:val="center"/>
        <w:rPr>
          <w:rFonts w:eastAsia="黑体"/>
          <w:color w:val="000000"/>
          <w:sz w:val="24"/>
        </w:rPr>
      </w:pPr>
      <w:r>
        <w:rPr>
          <w:b/>
          <w:bCs/>
          <w:color w:val="000000"/>
          <w:sz w:val="24"/>
        </w:rPr>
        <w:br w:type="page"/>
      </w:r>
      <w:r>
        <w:rPr>
          <w:rFonts w:eastAsia="黑体"/>
          <w:b/>
          <w:color w:val="000000"/>
          <w:sz w:val="36"/>
          <w:szCs w:val="36"/>
        </w:rPr>
        <w:lastRenderedPageBreak/>
        <w:t>Abstract</w:t>
      </w:r>
      <w:r>
        <w:rPr>
          <w:rFonts w:eastAsia="黑体" w:hint="eastAsia"/>
          <w:color w:val="000000"/>
          <w:sz w:val="24"/>
        </w:rPr>
        <w:t>（</w:t>
      </w:r>
      <w:r>
        <w:rPr>
          <w:rFonts w:eastAsia="黑体" w:hint="eastAsia"/>
          <w:color w:val="000000"/>
          <w:sz w:val="24"/>
        </w:rPr>
        <w:t>Time New Roman</w:t>
      </w:r>
      <w:r>
        <w:rPr>
          <w:rFonts w:eastAsia="黑体" w:hint="eastAsia"/>
          <w:color w:val="000000"/>
          <w:sz w:val="24"/>
        </w:rPr>
        <w:t>粗体小二号）</w:t>
      </w:r>
    </w:p>
    <w:p w14:paraId="678CDEBC" w14:textId="77777777" w:rsidR="004F7976" w:rsidRDefault="007C19F7">
      <w:pPr>
        <w:spacing w:line="360" w:lineRule="auto"/>
        <w:ind w:firstLineChars="200" w:firstLine="480"/>
        <w:rPr>
          <w:color w:val="000000"/>
          <w:sz w:val="24"/>
        </w:rPr>
      </w:pPr>
      <w:r>
        <w:rPr>
          <w:rFonts w:hint="eastAsia"/>
          <w:color w:val="000000"/>
          <w:sz w:val="24"/>
        </w:rPr>
        <w:t xml:space="preserve">With the help of the software FLUENT which is used in computational fluid dynamics, this paper first conducted a three-dimensional numerical simulation of the </w:t>
      </w:r>
      <w:r>
        <w:rPr>
          <w:color w:val="000000"/>
          <w:sz w:val="24"/>
        </w:rPr>
        <w:t>combustion space</w:t>
      </w:r>
      <w:r>
        <w:rPr>
          <w:rFonts w:hint="eastAsia"/>
          <w:color w:val="000000"/>
          <w:sz w:val="24"/>
        </w:rPr>
        <w:t xml:space="preserve"> of </w:t>
      </w:r>
      <w:r>
        <w:rPr>
          <w:color w:val="000000"/>
          <w:sz w:val="24"/>
        </w:rPr>
        <w:t>a 650t/d air-fuel float glass</w:t>
      </w:r>
      <w:r>
        <w:rPr>
          <w:rFonts w:hint="eastAsia"/>
          <w:color w:val="000000"/>
          <w:sz w:val="24"/>
        </w:rPr>
        <w:t xml:space="preserve"> melting </w:t>
      </w:r>
      <w:r>
        <w:rPr>
          <w:color w:val="000000"/>
          <w:sz w:val="24"/>
        </w:rPr>
        <w:t>furnace</w:t>
      </w:r>
      <w:r>
        <w:rPr>
          <w:rFonts w:hint="eastAsia"/>
          <w:color w:val="000000"/>
          <w:sz w:val="24"/>
        </w:rPr>
        <w:t xml:space="preserve"> and then</w:t>
      </w:r>
      <w:r>
        <w:rPr>
          <w:color w:val="000000"/>
          <w:sz w:val="24"/>
        </w:rPr>
        <w:t>.</w:t>
      </w:r>
      <w:r>
        <w:rPr>
          <w:rFonts w:hint="eastAsia"/>
          <w:color w:val="000000"/>
          <w:sz w:val="24"/>
        </w:rPr>
        <w:t>.......The results obtained by comparing the two situations have yielded significant guidance for.......</w:t>
      </w:r>
    </w:p>
    <w:p w14:paraId="2249C46A" w14:textId="77777777" w:rsidR="004F7976" w:rsidRDefault="007C19F7">
      <w:pPr>
        <w:spacing w:line="360" w:lineRule="auto"/>
        <w:ind w:firstLineChars="200" w:firstLine="480"/>
        <w:rPr>
          <w:color w:val="000000"/>
          <w:sz w:val="24"/>
        </w:rPr>
      </w:pPr>
      <w:r>
        <w:rPr>
          <w:rFonts w:hint="eastAsia"/>
          <w:color w:val="000000"/>
          <w:sz w:val="24"/>
        </w:rPr>
        <w:t>This paper mainly explored ..</w:t>
      </w:r>
      <w:r>
        <w:rPr>
          <w:color w:val="000000"/>
          <w:sz w:val="24"/>
        </w:rPr>
        <w:t>.</w:t>
      </w:r>
      <w:r>
        <w:rPr>
          <w:rFonts w:hint="eastAsia"/>
          <w:color w:val="000000"/>
          <w:sz w:val="24"/>
        </w:rPr>
        <w:t>...</w:t>
      </w:r>
    </w:p>
    <w:p w14:paraId="0300E27D" w14:textId="77777777" w:rsidR="004F7976" w:rsidRDefault="007C19F7">
      <w:pPr>
        <w:spacing w:line="360" w:lineRule="auto"/>
        <w:ind w:firstLineChars="200" w:firstLine="480"/>
        <w:rPr>
          <w:color w:val="000000"/>
          <w:sz w:val="24"/>
        </w:rPr>
      </w:pPr>
      <w:r>
        <w:rPr>
          <w:rFonts w:hint="eastAsia"/>
          <w:color w:val="000000"/>
          <w:sz w:val="24"/>
        </w:rPr>
        <w:t>The results have indicated that.......</w:t>
      </w:r>
    </w:p>
    <w:p w14:paraId="53FD8FEE" w14:textId="77777777" w:rsidR="004F7976" w:rsidRDefault="007C19F7">
      <w:pPr>
        <w:spacing w:line="360" w:lineRule="auto"/>
        <w:ind w:firstLineChars="200" w:firstLine="480"/>
        <w:rPr>
          <w:color w:val="000000"/>
          <w:sz w:val="24"/>
        </w:rPr>
      </w:pPr>
      <w:r>
        <w:rPr>
          <w:rFonts w:hint="eastAsia"/>
          <w:color w:val="000000"/>
          <w:sz w:val="24"/>
        </w:rPr>
        <w:t>The features of this paper include ......</w:t>
      </w:r>
    </w:p>
    <w:p w14:paraId="418771FC" w14:textId="77777777" w:rsidR="004F7976" w:rsidRDefault="007C19F7">
      <w:pPr>
        <w:spacing w:line="360" w:lineRule="auto"/>
        <w:ind w:firstLineChars="200" w:firstLine="480"/>
        <w:jc w:val="center"/>
        <w:rPr>
          <w:color w:val="000000"/>
          <w:sz w:val="24"/>
        </w:rPr>
      </w:pPr>
      <w:r>
        <w:rPr>
          <w:rFonts w:hint="eastAsia"/>
          <w:color w:val="000000"/>
          <w:sz w:val="24"/>
        </w:rPr>
        <w:t>（</w:t>
      </w:r>
      <w:r>
        <w:rPr>
          <w:rFonts w:hint="eastAsia"/>
          <w:color w:val="000000"/>
          <w:sz w:val="24"/>
        </w:rPr>
        <w:t>Time New Roman</w:t>
      </w:r>
      <w:r>
        <w:rPr>
          <w:rFonts w:hint="eastAsia"/>
          <w:color w:val="000000"/>
          <w:sz w:val="24"/>
        </w:rPr>
        <w:t>小四号）</w:t>
      </w:r>
    </w:p>
    <w:p w14:paraId="042C96D5" w14:textId="77777777" w:rsidR="004F7976" w:rsidRDefault="007C19F7">
      <w:pPr>
        <w:spacing w:line="300" w:lineRule="auto"/>
        <w:rPr>
          <w:b/>
          <w:color w:val="000000"/>
          <w:sz w:val="24"/>
        </w:rPr>
      </w:pPr>
      <w:r>
        <w:rPr>
          <w:b/>
          <w:color w:val="000000"/>
          <w:sz w:val="28"/>
          <w:szCs w:val="28"/>
        </w:rPr>
        <w:t>Key Words</w:t>
      </w:r>
      <w:r>
        <w:rPr>
          <w:b/>
          <w:color w:val="000000"/>
          <w:sz w:val="24"/>
        </w:rPr>
        <w:t>：</w:t>
      </w:r>
      <w:r>
        <w:rPr>
          <w:color w:val="000000"/>
          <w:sz w:val="24"/>
        </w:rPr>
        <w:t>×××××</w:t>
      </w:r>
      <w:r>
        <w:rPr>
          <w:color w:val="000000"/>
          <w:sz w:val="24"/>
        </w:rPr>
        <w:t>；</w:t>
      </w:r>
      <w:r>
        <w:rPr>
          <w:color w:val="000000"/>
          <w:sz w:val="24"/>
        </w:rPr>
        <w:t>××××</w:t>
      </w:r>
      <w:r>
        <w:rPr>
          <w:color w:val="000000"/>
          <w:sz w:val="24"/>
        </w:rPr>
        <w:t>；</w:t>
      </w:r>
      <w:r>
        <w:rPr>
          <w:rFonts w:hint="eastAsia"/>
          <w:color w:val="000000"/>
          <w:sz w:val="24"/>
        </w:rPr>
        <w:t>numerical simulation</w:t>
      </w:r>
      <w:r>
        <w:rPr>
          <w:color w:val="000000"/>
          <w:sz w:val="24"/>
        </w:rPr>
        <w:t>；</w:t>
      </w:r>
      <w:r>
        <w:rPr>
          <w:color w:val="000000"/>
          <w:sz w:val="24"/>
        </w:rPr>
        <w:t>air-fuel combustion</w:t>
      </w:r>
    </w:p>
    <w:p w14:paraId="3DA32B64" w14:textId="77777777" w:rsidR="004F7976" w:rsidRDefault="007C19F7">
      <w:pPr>
        <w:spacing w:line="420" w:lineRule="atLeast"/>
      </w:pPr>
      <w:r>
        <w:rPr>
          <w:rFonts w:hint="eastAsia"/>
          <w:color w:val="000000"/>
        </w:rPr>
        <w:t>（</w:t>
      </w:r>
      <w:r>
        <w:rPr>
          <w:rFonts w:hint="eastAsia"/>
          <w:color w:val="000000"/>
        </w:rPr>
        <w:t>Time New Roman</w:t>
      </w:r>
      <w:r>
        <w:rPr>
          <w:rFonts w:hint="eastAsia"/>
          <w:color w:val="000000"/>
        </w:rPr>
        <w:t>粗体四号）</w:t>
      </w:r>
      <w:r>
        <w:rPr>
          <w:rFonts w:hint="eastAsia"/>
          <w:color w:val="000000"/>
        </w:rPr>
        <w:t xml:space="preserve">   </w:t>
      </w:r>
      <w:r>
        <w:rPr>
          <w:rFonts w:hint="eastAsia"/>
          <w:color w:val="000000"/>
        </w:rPr>
        <w:t>（</w:t>
      </w:r>
      <w:r>
        <w:rPr>
          <w:rFonts w:hint="eastAsia"/>
          <w:color w:val="000000"/>
        </w:rPr>
        <w:t>Time New Roman</w:t>
      </w:r>
      <w:r>
        <w:rPr>
          <w:rFonts w:hint="eastAsia"/>
          <w:color w:val="000000"/>
        </w:rPr>
        <w:t>小四号）</w:t>
      </w:r>
    </w:p>
    <w:p w14:paraId="37C47624" w14:textId="77777777" w:rsidR="004F7976" w:rsidRDefault="004F7976">
      <w:pPr>
        <w:spacing w:beforeLines="150" w:before="468" w:afterLines="150" w:after="468" w:line="360" w:lineRule="auto"/>
        <w:jc w:val="center"/>
        <w:rPr>
          <w:color w:val="000000"/>
        </w:rPr>
      </w:pPr>
    </w:p>
    <w:p w14:paraId="06F5229E" w14:textId="05D9A821" w:rsidR="00D91FF8" w:rsidRDefault="00D91FF8">
      <w:pPr>
        <w:widowControl/>
        <w:jc w:val="left"/>
        <w:rPr>
          <w:ins w:id="21" w:author="li jizhi" w:date="2026-04-28T19:41:00Z"/>
          <w:color w:val="000000"/>
        </w:rPr>
      </w:pPr>
      <w:ins w:id="22" w:author="li jizhi" w:date="2026-04-28T19:41:00Z">
        <w:r>
          <w:rPr>
            <w:color w:val="000000"/>
          </w:rPr>
          <w:br w:type="page"/>
        </w:r>
      </w:ins>
    </w:p>
    <w:customXmlInsRangeStart w:id="23" w:author="li jizhi" w:date="2026-04-28T19:41:00Z"/>
    <w:sdt>
      <w:sdtPr>
        <w:rPr>
          <w:rFonts w:ascii="Times New Roman" w:eastAsia="宋体" w:hAnsi="Times New Roman" w:cs="Times New Roman"/>
          <w:color w:val="auto"/>
          <w:kern w:val="2"/>
          <w:sz w:val="21"/>
          <w:szCs w:val="24"/>
          <w:lang w:val="zh-CN"/>
        </w:rPr>
        <w:id w:val="-648590419"/>
        <w:docPartObj>
          <w:docPartGallery w:val="Table of Contents"/>
          <w:docPartUnique/>
        </w:docPartObj>
      </w:sdtPr>
      <w:sdtEndPr>
        <w:rPr>
          <w:b/>
          <w:bCs/>
          <w:sz w:val="24"/>
          <w:szCs w:val="32"/>
        </w:rPr>
      </w:sdtEndPr>
      <w:sdtContent>
        <w:customXmlInsRangeEnd w:id="23"/>
        <w:p w14:paraId="753D6BC8" w14:textId="718256E6" w:rsidR="00D91FF8" w:rsidRPr="00D91FF8" w:rsidRDefault="00D91FF8">
          <w:pPr>
            <w:pStyle w:val="TOC"/>
            <w:jc w:val="center"/>
            <w:rPr>
              <w:ins w:id="24" w:author="li jizhi" w:date="2026-04-28T19:41:00Z"/>
              <w:rFonts w:ascii="黑体" w:eastAsia="黑体" w:hAnsi="黑体"/>
              <w:color w:val="auto"/>
              <w:sz w:val="36"/>
              <w:szCs w:val="36"/>
              <w:rPrChange w:id="25" w:author="li jizhi" w:date="2026-04-28T19:42:00Z">
                <w:rPr>
                  <w:ins w:id="26" w:author="li jizhi" w:date="2026-04-28T19:41:00Z"/>
                </w:rPr>
              </w:rPrChange>
            </w:rPr>
            <w:pPrChange w:id="27" w:author="li jizhi" w:date="2026-04-28T19:42:00Z">
              <w:pPr>
                <w:pStyle w:val="TOC"/>
              </w:pPr>
            </w:pPrChange>
          </w:pPr>
          <w:ins w:id="28" w:author="li jizhi" w:date="2026-04-28T19:41:00Z">
            <w:r w:rsidRPr="00D91FF8">
              <w:rPr>
                <w:rFonts w:ascii="黑体" w:eastAsia="黑体" w:hAnsi="黑体" w:hint="eastAsia"/>
                <w:color w:val="auto"/>
                <w:sz w:val="36"/>
                <w:szCs w:val="36"/>
                <w:lang w:val="zh-CN"/>
                <w:rPrChange w:id="29" w:author="li jizhi" w:date="2026-04-28T19:42:00Z">
                  <w:rPr>
                    <w:rFonts w:hint="eastAsia"/>
                    <w:lang w:val="zh-CN"/>
                  </w:rPr>
                </w:rPrChange>
              </w:rPr>
              <w:t>目录</w:t>
            </w:r>
          </w:ins>
        </w:p>
        <w:p w14:paraId="662E139C" w14:textId="52F38A79" w:rsidR="009E404B" w:rsidRPr="009E404B" w:rsidRDefault="00D91FF8">
          <w:pPr>
            <w:pStyle w:val="TOC2"/>
            <w:tabs>
              <w:tab w:val="left" w:pos="1470"/>
              <w:tab w:val="right" w:leader="dot" w:pos="8778"/>
            </w:tabs>
            <w:rPr>
              <w:noProof/>
              <w:sz w:val="24"/>
              <w:szCs w:val="28"/>
            </w:rPr>
          </w:pPr>
          <w:ins w:id="30" w:author="li jizhi" w:date="2026-04-28T19:41:00Z">
            <w:r w:rsidRPr="009E404B">
              <w:rPr>
                <w:sz w:val="24"/>
                <w:szCs w:val="32"/>
              </w:rPr>
              <w:fldChar w:fldCharType="begin"/>
            </w:r>
            <w:r w:rsidRPr="009E404B">
              <w:rPr>
                <w:sz w:val="24"/>
                <w:szCs w:val="32"/>
              </w:rPr>
              <w:instrText xml:space="preserve"> TOC \o "1-3" \h \z \u </w:instrText>
            </w:r>
            <w:r w:rsidRPr="009E404B">
              <w:rPr>
                <w:sz w:val="24"/>
                <w:szCs w:val="32"/>
              </w:rPr>
              <w:fldChar w:fldCharType="separate"/>
            </w:r>
          </w:ins>
          <w:hyperlink w:anchor="_Toc228371507" w:history="1">
            <w:r w:rsidR="009E404B" w:rsidRPr="009E404B">
              <w:rPr>
                <w:rStyle w:val="af2"/>
                <w:bCs/>
                <w:noProof/>
                <w:sz w:val="24"/>
                <w:szCs w:val="32"/>
              </w:rPr>
              <w:t>第</w:t>
            </w:r>
            <w:r w:rsidR="009E404B" w:rsidRPr="009E404B">
              <w:rPr>
                <w:rStyle w:val="af2"/>
                <w:bCs/>
                <w:noProof/>
                <w:sz w:val="24"/>
                <w:szCs w:val="32"/>
              </w:rPr>
              <w:t>1</w:t>
            </w:r>
            <w:r w:rsidR="009E404B" w:rsidRPr="009E404B">
              <w:rPr>
                <w:rStyle w:val="af2"/>
                <w:bCs/>
                <w:noProof/>
                <w:sz w:val="24"/>
                <w:szCs w:val="32"/>
              </w:rPr>
              <w:t>章</w:t>
            </w:r>
            <w:r w:rsidR="009E404B" w:rsidRPr="009E404B">
              <w:rPr>
                <w:noProof/>
                <w:sz w:val="24"/>
                <w:szCs w:val="28"/>
              </w:rPr>
              <w:tab/>
            </w:r>
            <w:r w:rsidR="009E404B" w:rsidRPr="009E404B">
              <w:rPr>
                <w:rStyle w:val="af2"/>
                <w:bCs/>
                <w:noProof/>
                <w:sz w:val="24"/>
                <w:szCs w:val="32"/>
              </w:rPr>
              <w:t>绪论</w:t>
            </w:r>
            <w:r w:rsidR="009E404B" w:rsidRPr="009E404B">
              <w:rPr>
                <w:noProof/>
                <w:webHidden/>
                <w:sz w:val="24"/>
                <w:szCs w:val="32"/>
              </w:rPr>
              <w:tab/>
            </w:r>
            <w:r w:rsidR="009E404B" w:rsidRPr="009E404B">
              <w:rPr>
                <w:noProof/>
                <w:webHidden/>
                <w:sz w:val="24"/>
                <w:szCs w:val="32"/>
              </w:rPr>
              <w:fldChar w:fldCharType="begin"/>
            </w:r>
            <w:r w:rsidR="009E404B" w:rsidRPr="009E404B">
              <w:rPr>
                <w:noProof/>
                <w:webHidden/>
                <w:sz w:val="24"/>
                <w:szCs w:val="32"/>
              </w:rPr>
              <w:instrText xml:space="preserve"> PAGEREF _Toc228371507 \h </w:instrText>
            </w:r>
            <w:r w:rsidR="009E404B" w:rsidRPr="009E404B">
              <w:rPr>
                <w:noProof/>
                <w:webHidden/>
                <w:sz w:val="24"/>
                <w:szCs w:val="32"/>
              </w:rPr>
            </w:r>
            <w:r w:rsidR="009E404B" w:rsidRPr="009E404B">
              <w:rPr>
                <w:noProof/>
                <w:webHidden/>
                <w:sz w:val="24"/>
                <w:szCs w:val="32"/>
              </w:rPr>
              <w:fldChar w:fldCharType="separate"/>
            </w:r>
            <w:r w:rsidR="009E404B" w:rsidRPr="009E404B">
              <w:rPr>
                <w:noProof/>
                <w:webHidden/>
                <w:sz w:val="24"/>
                <w:szCs w:val="32"/>
              </w:rPr>
              <w:t>7</w:t>
            </w:r>
            <w:r w:rsidR="009E404B" w:rsidRPr="009E404B">
              <w:rPr>
                <w:noProof/>
                <w:webHidden/>
                <w:sz w:val="24"/>
                <w:szCs w:val="32"/>
              </w:rPr>
              <w:fldChar w:fldCharType="end"/>
            </w:r>
          </w:hyperlink>
        </w:p>
        <w:p w14:paraId="10B3476E" w14:textId="2891598A" w:rsidR="009E404B" w:rsidRPr="009E404B" w:rsidRDefault="009E404B">
          <w:pPr>
            <w:pStyle w:val="TOC2"/>
            <w:tabs>
              <w:tab w:val="left" w:pos="1050"/>
              <w:tab w:val="right" w:leader="dot" w:pos="8778"/>
            </w:tabs>
            <w:rPr>
              <w:noProof/>
              <w:sz w:val="24"/>
              <w:szCs w:val="28"/>
            </w:rPr>
          </w:pPr>
          <w:hyperlink w:anchor="_Toc228371508" w:history="1">
            <w:r w:rsidRPr="009E404B">
              <w:rPr>
                <w:rStyle w:val="af2"/>
                <w:bCs/>
                <w:noProof/>
                <w:sz w:val="24"/>
                <w:szCs w:val="32"/>
              </w:rPr>
              <w:t>1.1</w:t>
            </w:r>
            <w:r w:rsidRPr="009E404B">
              <w:rPr>
                <w:noProof/>
                <w:sz w:val="24"/>
                <w:szCs w:val="28"/>
              </w:rPr>
              <w:tab/>
            </w:r>
            <w:r w:rsidRPr="009E404B">
              <w:rPr>
                <w:rStyle w:val="af2"/>
                <w:bCs/>
                <w:noProof/>
                <w:sz w:val="24"/>
                <w:szCs w:val="32"/>
              </w:rPr>
              <w:t>研究背景与意义</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_Toc228371508 \h </w:instrText>
            </w:r>
            <w:r w:rsidRPr="009E404B">
              <w:rPr>
                <w:noProof/>
                <w:webHidden/>
                <w:sz w:val="24"/>
                <w:szCs w:val="32"/>
              </w:rPr>
            </w:r>
            <w:r w:rsidRPr="009E404B">
              <w:rPr>
                <w:noProof/>
                <w:webHidden/>
                <w:sz w:val="24"/>
                <w:szCs w:val="32"/>
              </w:rPr>
              <w:fldChar w:fldCharType="separate"/>
            </w:r>
            <w:r w:rsidRPr="009E404B">
              <w:rPr>
                <w:noProof/>
                <w:webHidden/>
                <w:sz w:val="24"/>
                <w:szCs w:val="32"/>
              </w:rPr>
              <w:t>7</w:t>
            </w:r>
            <w:r w:rsidRPr="009E404B">
              <w:rPr>
                <w:noProof/>
                <w:webHidden/>
                <w:sz w:val="24"/>
                <w:szCs w:val="32"/>
              </w:rPr>
              <w:fldChar w:fldCharType="end"/>
            </w:r>
          </w:hyperlink>
        </w:p>
        <w:p w14:paraId="48C7EED3" w14:textId="54745084" w:rsidR="009E404B" w:rsidRPr="009E404B" w:rsidRDefault="009E404B">
          <w:pPr>
            <w:pStyle w:val="TOC2"/>
            <w:tabs>
              <w:tab w:val="left" w:pos="1050"/>
              <w:tab w:val="right" w:leader="dot" w:pos="8778"/>
            </w:tabs>
            <w:rPr>
              <w:noProof/>
              <w:sz w:val="24"/>
              <w:szCs w:val="28"/>
            </w:rPr>
          </w:pPr>
          <w:hyperlink w:anchor="_Toc228371509" w:history="1">
            <w:r w:rsidRPr="009E404B">
              <w:rPr>
                <w:rStyle w:val="af2"/>
                <w:bCs/>
                <w:noProof/>
                <w:sz w:val="24"/>
                <w:szCs w:val="32"/>
              </w:rPr>
              <w:t>1.2</w:t>
            </w:r>
            <w:r w:rsidRPr="009E404B">
              <w:rPr>
                <w:noProof/>
                <w:sz w:val="24"/>
                <w:szCs w:val="28"/>
              </w:rPr>
              <w:tab/>
            </w:r>
            <w:r w:rsidRPr="009E404B">
              <w:rPr>
                <w:rStyle w:val="af2"/>
                <w:bCs/>
                <w:noProof/>
                <w:sz w:val="24"/>
                <w:szCs w:val="32"/>
              </w:rPr>
              <w:t>国内外研究现状</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_Toc228371509 \h </w:instrText>
            </w:r>
            <w:r w:rsidRPr="009E404B">
              <w:rPr>
                <w:noProof/>
                <w:webHidden/>
                <w:sz w:val="24"/>
                <w:szCs w:val="32"/>
              </w:rPr>
            </w:r>
            <w:r w:rsidRPr="009E404B">
              <w:rPr>
                <w:noProof/>
                <w:webHidden/>
                <w:sz w:val="24"/>
                <w:szCs w:val="32"/>
              </w:rPr>
              <w:fldChar w:fldCharType="separate"/>
            </w:r>
            <w:r w:rsidRPr="009E404B">
              <w:rPr>
                <w:noProof/>
                <w:webHidden/>
                <w:sz w:val="24"/>
                <w:szCs w:val="32"/>
              </w:rPr>
              <w:t>7</w:t>
            </w:r>
            <w:r w:rsidRPr="009E404B">
              <w:rPr>
                <w:noProof/>
                <w:webHidden/>
                <w:sz w:val="24"/>
                <w:szCs w:val="32"/>
              </w:rPr>
              <w:fldChar w:fldCharType="end"/>
            </w:r>
          </w:hyperlink>
        </w:p>
        <w:p w14:paraId="3921E068" w14:textId="6E4C905A" w:rsidR="009E404B" w:rsidRPr="009E404B" w:rsidRDefault="009E404B">
          <w:pPr>
            <w:pStyle w:val="TOC2"/>
            <w:tabs>
              <w:tab w:val="left" w:pos="1050"/>
              <w:tab w:val="right" w:leader="dot" w:pos="8778"/>
            </w:tabs>
            <w:rPr>
              <w:noProof/>
              <w:sz w:val="24"/>
              <w:szCs w:val="28"/>
            </w:rPr>
          </w:pPr>
          <w:hyperlink w:anchor="_Toc228371510" w:history="1">
            <w:r w:rsidRPr="009E404B">
              <w:rPr>
                <w:rStyle w:val="af2"/>
                <w:bCs/>
                <w:noProof/>
                <w:sz w:val="24"/>
                <w:szCs w:val="32"/>
              </w:rPr>
              <w:t>1.3</w:t>
            </w:r>
            <w:r w:rsidRPr="009E404B">
              <w:rPr>
                <w:noProof/>
                <w:sz w:val="24"/>
                <w:szCs w:val="28"/>
              </w:rPr>
              <w:tab/>
            </w:r>
            <w:r w:rsidRPr="009E404B">
              <w:rPr>
                <w:rStyle w:val="af2"/>
                <w:bCs/>
                <w:noProof/>
                <w:sz w:val="24"/>
                <w:szCs w:val="32"/>
              </w:rPr>
              <w:t>研究内容</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_Toc228371510 \h </w:instrText>
            </w:r>
            <w:r w:rsidRPr="009E404B">
              <w:rPr>
                <w:noProof/>
                <w:webHidden/>
                <w:sz w:val="24"/>
                <w:szCs w:val="32"/>
              </w:rPr>
            </w:r>
            <w:r w:rsidRPr="009E404B">
              <w:rPr>
                <w:noProof/>
                <w:webHidden/>
                <w:sz w:val="24"/>
                <w:szCs w:val="32"/>
              </w:rPr>
              <w:fldChar w:fldCharType="separate"/>
            </w:r>
            <w:r w:rsidRPr="009E404B">
              <w:rPr>
                <w:noProof/>
                <w:webHidden/>
                <w:sz w:val="24"/>
                <w:szCs w:val="32"/>
              </w:rPr>
              <w:t>7</w:t>
            </w:r>
            <w:r w:rsidRPr="009E404B">
              <w:rPr>
                <w:noProof/>
                <w:webHidden/>
                <w:sz w:val="24"/>
                <w:szCs w:val="32"/>
              </w:rPr>
              <w:fldChar w:fldCharType="end"/>
            </w:r>
          </w:hyperlink>
        </w:p>
        <w:p w14:paraId="63AAC1C2" w14:textId="681E8E49" w:rsidR="009E404B" w:rsidRPr="009E404B" w:rsidRDefault="009E404B">
          <w:pPr>
            <w:pStyle w:val="TOC2"/>
            <w:tabs>
              <w:tab w:val="left" w:pos="1050"/>
              <w:tab w:val="right" w:leader="dot" w:pos="8778"/>
            </w:tabs>
            <w:rPr>
              <w:noProof/>
              <w:sz w:val="24"/>
              <w:szCs w:val="28"/>
            </w:rPr>
          </w:pPr>
          <w:hyperlink w:anchor="_Toc228371511" w:history="1">
            <w:r w:rsidRPr="009E404B">
              <w:rPr>
                <w:rStyle w:val="af2"/>
                <w:bCs/>
                <w:noProof/>
                <w:sz w:val="24"/>
                <w:szCs w:val="32"/>
              </w:rPr>
              <w:t>1.4</w:t>
            </w:r>
            <w:r w:rsidRPr="009E404B">
              <w:rPr>
                <w:noProof/>
                <w:sz w:val="24"/>
                <w:szCs w:val="28"/>
              </w:rPr>
              <w:tab/>
            </w:r>
            <w:r w:rsidRPr="009E404B">
              <w:rPr>
                <w:rStyle w:val="af2"/>
                <w:bCs/>
                <w:noProof/>
                <w:sz w:val="24"/>
                <w:szCs w:val="32"/>
              </w:rPr>
              <w:t>研究方法与技术路线</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_Toc228371511 \h </w:instrText>
            </w:r>
            <w:r w:rsidRPr="009E404B">
              <w:rPr>
                <w:noProof/>
                <w:webHidden/>
                <w:sz w:val="24"/>
                <w:szCs w:val="32"/>
              </w:rPr>
            </w:r>
            <w:r w:rsidRPr="009E404B">
              <w:rPr>
                <w:noProof/>
                <w:webHidden/>
                <w:sz w:val="24"/>
                <w:szCs w:val="32"/>
              </w:rPr>
              <w:fldChar w:fldCharType="separate"/>
            </w:r>
            <w:r w:rsidRPr="009E404B">
              <w:rPr>
                <w:noProof/>
                <w:webHidden/>
                <w:sz w:val="24"/>
                <w:szCs w:val="32"/>
              </w:rPr>
              <w:t>7</w:t>
            </w:r>
            <w:r w:rsidRPr="009E404B">
              <w:rPr>
                <w:noProof/>
                <w:webHidden/>
                <w:sz w:val="24"/>
                <w:szCs w:val="32"/>
              </w:rPr>
              <w:fldChar w:fldCharType="end"/>
            </w:r>
          </w:hyperlink>
        </w:p>
        <w:p w14:paraId="28D8105C" w14:textId="49F6C12F" w:rsidR="009E404B" w:rsidRPr="009E404B" w:rsidRDefault="009E404B">
          <w:pPr>
            <w:pStyle w:val="TOC2"/>
            <w:tabs>
              <w:tab w:val="left" w:pos="1050"/>
              <w:tab w:val="right" w:leader="dot" w:pos="8778"/>
            </w:tabs>
            <w:rPr>
              <w:noProof/>
              <w:sz w:val="24"/>
              <w:szCs w:val="28"/>
            </w:rPr>
          </w:pPr>
          <w:hyperlink w:anchor="_Toc228371512" w:history="1">
            <w:r w:rsidRPr="009E404B">
              <w:rPr>
                <w:rStyle w:val="af2"/>
                <w:bCs/>
                <w:noProof/>
                <w:sz w:val="24"/>
                <w:szCs w:val="32"/>
              </w:rPr>
              <w:t>1.5</w:t>
            </w:r>
            <w:r w:rsidRPr="009E404B">
              <w:rPr>
                <w:noProof/>
                <w:sz w:val="24"/>
                <w:szCs w:val="28"/>
              </w:rPr>
              <w:tab/>
            </w:r>
            <w:r w:rsidRPr="009E404B">
              <w:rPr>
                <w:rStyle w:val="af2"/>
                <w:bCs/>
                <w:noProof/>
                <w:sz w:val="24"/>
                <w:szCs w:val="32"/>
              </w:rPr>
              <w:t>论文组织结构</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_Toc228371512 \h </w:instrText>
            </w:r>
            <w:r w:rsidRPr="009E404B">
              <w:rPr>
                <w:noProof/>
                <w:webHidden/>
                <w:sz w:val="24"/>
                <w:szCs w:val="32"/>
              </w:rPr>
            </w:r>
            <w:r w:rsidRPr="009E404B">
              <w:rPr>
                <w:noProof/>
                <w:webHidden/>
                <w:sz w:val="24"/>
                <w:szCs w:val="32"/>
              </w:rPr>
              <w:fldChar w:fldCharType="separate"/>
            </w:r>
            <w:r w:rsidRPr="009E404B">
              <w:rPr>
                <w:noProof/>
                <w:webHidden/>
                <w:sz w:val="24"/>
                <w:szCs w:val="32"/>
              </w:rPr>
              <w:t>7</w:t>
            </w:r>
            <w:r w:rsidRPr="009E404B">
              <w:rPr>
                <w:noProof/>
                <w:webHidden/>
                <w:sz w:val="24"/>
                <w:szCs w:val="32"/>
              </w:rPr>
              <w:fldChar w:fldCharType="end"/>
            </w:r>
          </w:hyperlink>
        </w:p>
        <w:p w14:paraId="03F86DF2" w14:textId="04F80D89" w:rsidR="009E404B" w:rsidRPr="009E404B" w:rsidRDefault="009E404B">
          <w:pPr>
            <w:pStyle w:val="TOC2"/>
            <w:tabs>
              <w:tab w:val="left" w:pos="1470"/>
              <w:tab w:val="right" w:leader="dot" w:pos="8778"/>
            </w:tabs>
            <w:rPr>
              <w:noProof/>
              <w:sz w:val="24"/>
              <w:szCs w:val="28"/>
            </w:rPr>
          </w:pPr>
          <w:hyperlink w:anchor="_Toc228371513" w:history="1">
            <w:r w:rsidRPr="009E404B">
              <w:rPr>
                <w:rStyle w:val="af2"/>
                <w:bCs/>
                <w:noProof/>
                <w:sz w:val="24"/>
                <w:szCs w:val="32"/>
              </w:rPr>
              <w:t>第</w:t>
            </w:r>
            <w:r w:rsidRPr="009E404B">
              <w:rPr>
                <w:rStyle w:val="af2"/>
                <w:bCs/>
                <w:noProof/>
                <w:sz w:val="24"/>
                <w:szCs w:val="32"/>
              </w:rPr>
              <w:t>2</w:t>
            </w:r>
            <w:r w:rsidRPr="009E404B">
              <w:rPr>
                <w:rStyle w:val="af2"/>
                <w:bCs/>
                <w:noProof/>
                <w:sz w:val="24"/>
                <w:szCs w:val="32"/>
              </w:rPr>
              <w:t>章</w:t>
            </w:r>
            <w:r w:rsidRPr="009E404B">
              <w:rPr>
                <w:noProof/>
                <w:sz w:val="24"/>
                <w:szCs w:val="28"/>
              </w:rPr>
              <w:tab/>
            </w:r>
            <w:r w:rsidRPr="009E404B">
              <w:rPr>
                <w:rStyle w:val="af2"/>
                <w:bCs/>
                <w:noProof/>
                <w:sz w:val="24"/>
                <w:szCs w:val="32"/>
              </w:rPr>
              <w:t>相关技术基础</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_Toc228371513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6C9E8C31" w14:textId="6CC212A0" w:rsidR="009E404B" w:rsidRPr="009E404B" w:rsidRDefault="009E404B">
          <w:pPr>
            <w:pStyle w:val="TOC2"/>
            <w:tabs>
              <w:tab w:val="left" w:pos="1050"/>
              <w:tab w:val="right" w:leader="dot" w:pos="8778"/>
            </w:tabs>
            <w:rPr>
              <w:noProof/>
              <w:sz w:val="24"/>
              <w:szCs w:val="28"/>
            </w:rPr>
          </w:pPr>
          <w:hyperlink w:anchor="_Toc228371514" w:history="1">
            <w:r w:rsidRPr="009E404B">
              <w:rPr>
                <w:rStyle w:val="af2"/>
                <w:bCs/>
                <w:noProof/>
                <w:sz w:val="24"/>
                <w:szCs w:val="32"/>
              </w:rPr>
              <w:t>2.1</w:t>
            </w:r>
            <w:r w:rsidRPr="009E404B">
              <w:rPr>
                <w:noProof/>
                <w:sz w:val="24"/>
                <w:szCs w:val="28"/>
              </w:rPr>
              <w:tab/>
            </w:r>
            <w:r w:rsidRPr="009E404B">
              <w:rPr>
                <w:rStyle w:val="af2"/>
                <w:bCs/>
                <w:noProof/>
                <w:sz w:val="24"/>
                <w:szCs w:val="32"/>
              </w:rPr>
              <w:t>大语言模型与智能体框架</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_Toc228371514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1975253F" w14:textId="02A2E89A" w:rsidR="009E404B" w:rsidRPr="009E404B" w:rsidRDefault="009E404B">
          <w:pPr>
            <w:pStyle w:val="TOC2"/>
            <w:tabs>
              <w:tab w:val="left" w:pos="1050"/>
              <w:tab w:val="right" w:leader="dot" w:pos="8778"/>
            </w:tabs>
            <w:rPr>
              <w:noProof/>
              <w:sz w:val="24"/>
              <w:szCs w:val="28"/>
            </w:rPr>
          </w:pPr>
          <w:hyperlink w:anchor="_Toc228371515" w:history="1">
            <w:r w:rsidRPr="009E404B">
              <w:rPr>
                <w:rStyle w:val="af2"/>
                <w:bCs/>
                <w:noProof/>
                <w:sz w:val="24"/>
                <w:szCs w:val="32"/>
              </w:rPr>
              <w:t>2.2</w:t>
            </w:r>
            <w:r w:rsidRPr="009E404B">
              <w:rPr>
                <w:noProof/>
                <w:sz w:val="24"/>
                <w:szCs w:val="28"/>
              </w:rPr>
              <w:tab/>
            </w:r>
            <w:r w:rsidRPr="009E404B">
              <w:rPr>
                <w:rStyle w:val="af2"/>
                <w:bCs/>
                <w:noProof/>
                <w:sz w:val="24"/>
                <w:szCs w:val="32"/>
              </w:rPr>
              <w:t>意图识别与槽位填充技术</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_Toc228371515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3E2295AA" w14:textId="47C0E3E5" w:rsidR="009E404B" w:rsidRPr="009E404B" w:rsidRDefault="009E404B">
          <w:pPr>
            <w:pStyle w:val="TOC2"/>
            <w:tabs>
              <w:tab w:val="left" w:pos="1050"/>
              <w:tab w:val="right" w:leader="dot" w:pos="8778"/>
            </w:tabs>
            <w:rPr>
              <w:noProof/>
              <w:sz w:val="24"/>
              <w:szCs w:val="28"/>
            </w:rPr>
          </w:pPr>
          <w:hyperlink w:anchor="_Toc228371516" w:history="1">
            <w:r w:rsidRPr="009E404B">
              <w:rPr>
                <w:rStyle w:val="af2"/>
                <w:bCs/>
                <w:noProof/>
                <w:sz w:val="24"/>
                <w:szCs w:val="32"/>
              </w:rPr>
              <w:t>2.3</w:t>
            </w:r>
            <w:r w:rsidRPr="009E404B">
              <w:rPr>
                <w:noProof/>
                <w:sz w:val="24"/>
                <w:szCs w:val="28"/>
              </w:rPr>
              <w:tab/>
            </w:r>
            <w:r w:rsidRPr="009E404B">
              <w:rPr>
                <w:rStyle w:val="af2"/>
                <w:bCs/>
                <w:noProof/>
                <w:sz w:val="24"/>
                <w:szCs w:val="32"/>
              </w:rPr>
              <w:t>地图服务与路线规划技术</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_Toc228371516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4FD461F0" w14:textId="493CC344" w:rsidR="009E404B" w:rsidRPr="009E404B" w:rsidRDefault="009E404B">
          <w:pPr>
            <w:pStyle w:val="TOC2"/>
            <w:tabs>
              <w:tab w:val="left" w:pos="1050"/>
              <w:tab w:val="right" w:leader="dot" w:pos="8778"/>
            </w:tabs>
            <w:rPr>
              <w:noProof/>
              <w:sz w:val="24"/>
              <w:szCs w:val="28"/>
            </w:rPr>
          </w:pPr>
          <w:hyperlink w:anchor="_Toc228371517" w:history="1">
            <w:r w:rsidRPr="009E404B">
              <w:rPr>
                <w:rStyle w:val="af2"/>
                <w:bCs/>
                <w:noProof/>
                <w:sz w:val="24"/>
                <w:szCs w:val="32"/>
              </w:rPr>
              <w:t>2.4</w:t>
            </w:r>
            <w:r w:rsidRPr="009E404B">
              <w:rPr>
                <w:noProof/>
                <w:sz w:val="24"/>
                <w:szCs w:val="28"/>
              </w:rPr>
              <w:tab/>
            </w:r>
            <w:r w:rsidRPr="009E404B">
              <w:rPr>
                <w:rStyle w:val="af2"/>
                <w:bCs/>
                <w:noProof/>
                <w:sz w:val="24"/>
                <w:szCs w:val="32"/>
              </w:rPr>
              <w:t>语音识别与音频处理技术</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_Toc228371517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21BE2375" w14:textId="1973FFF7" w:rsidR="009E404B" w:rsidRPr="009E404B" w:rsidRDefault="009E404B">
          <w:pPr>
            <w:pStyle w:val="TOC2"/>
            <w:tabs>
              <w:tab w:val="left" w:pos="1050"/>
              <w:tab w:val="right" w:leader="dot" w:pos="8778"/>
            </w:tabs>
            <w:rPr>
              <w:noProof/>
              <w:sz w:val="24"/>
              <w:szCs w:val="28"/>
            </w:rPr>
          </w:pPr>
          <w:hyperlink w:anchor="_Toc228371518" w:history="1">
            <w:r w:rsidRPr="009E404B">
              <w:rPr>
                <w:rStyle w:val="af2"/>
                <w:bCs/>
                <w:noProof/>
                <w:sz w:val="24"/>
                <w:szCs w:val="32"/>
              </w:rPr>
              <w:t>2.5</w:t>
            </w:r>
            <w:r w:rsidRPr="009E404B">
              <w:rPr>
                <w:noProof/>
                <w:sz w:val="24"/>
                <w:szCs w:val="28"/>
              </w:rPr>
              <w:tab/>
            </w:r>
            <w:r w:rsidRPr="009E404B">
              <w:rPr>
                <w:rStyle w:val="af2"/>
                <w:bCs/>
                <w:noProof/>
                <w:sz w:val="24"/>
                <w:szCs w:val="32"/>
              </w:rPr>
              <w:t>视觉分析技术</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_Toc228371518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16630F3B" w14:textId="5C29D5CB" w:rsidR="009E404B" w:rsidRPr="009E404B" w:rsidRDefault="009E404B">
          <w:pPr>
            <w:pStyle w:val="TOC2"/>
            <w:tabs>
              <w:tab w:val="left" w:pos="1050"/>
              <w:tab w:val="right" w:leader="dot" w:pos="8778"/>
            </w:tabs>
            <w:rPr>
              <w:noProof/>
              <w:sz w:val="24"/>
              <w:szCs w:val="28"/>
            </w:rPr>
          </w:pPr>
          <w:hyperlink w:anchor="_Toc228371519" w:history="1">
            <w:r w:rsidRPr="009E404B">
              <w:rPr>
                <w:rStyle w:val="af2"/>
                <w:bCs/>
                <w:noProof/>
                <w:sz w:val="24"/>
                <w:szCs w:val="32"/>
              </w:rPr>
              <w:t>2.6</w:t>
            </w:r>
            <w:r w:rsidRPr="009E404B">
              <w:rPr>
                <w:noProof/>
                <w:sz w:val="24"/>
                <w:szCs w:val="28"/>
              </w:rPr>
              <w:tab/>
            </w:r>
            <w:r w:rsidRPr="009E404B">
              <w:rPr>
                <w:rStyle w:val="af2"/>
                <w:bCs/>
                <w:noProof/>
                <w:sz w:val="24"/>
                <w:szCs w:val="32"/>
              </w:rPr>
              <w:t>前后端通信与系统开发框架</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_Toc228371519 \h </w:instrText>
            </w:r>
            <w:r w:rsidRPr="009E404B">
              <w:rPr>
                <w:noProof/>
                <w:webHidden/>
                <w:sz w:val="24"/>
                <w:szCs w:val="32"/>
              </w:rPr>
            </w:r>
            <w:r w:rsidRPr="009E404B">
              <w:rPr>
                <w:noProof/>
                <w:webHidden/>
                <w:sz w:val="24"/>
                <w:szCs w:val="32"/>
              </w:rPr>
              <w:fldChar w:fldCharType="separate"/>
            </w:r>
            <w:r w:rsidRPr="009E404B">
              <w:rPr>
                <w:noProof/>
                <w:webHidden/>
                <w:sz w:val="24"/>
                <w:szCs w:val="32"/>
              </w:rPr>
              <w:t>8</w:t>
            </w:r>
            <w:r w:rsidRPr="009E404B">
              <w:rPr>
                <w:noProof/>
                <w:webHidden/>
                <w:sz w:val="24"/>
                <w:szCs w:val="32"/>
              </w:rPr>
              <w:fldChar w:fldCharType="end"/>
            </w:r>
          </w:hyperlink>
        </w:p>
        <w:p w14:paraId="714C0819" w14:textId="0CA8C8CB" w:rsidR="009E404B" w:rsidRPr="009E404B" w:rsidRDefault="009E404B">
          <w:pPr>
            <w:pStyle w:val="TOC2"/>
            <w:tabs>
              <w:tab w:val="left" w:pos="1470"/>
              <w:tab w:val="right" w:leader="dot" w:pos="8778"/>
            </w:tabs>
            <w:rPr>
              <w:noProof/>
              <w:sz w:val="24"/>
              <w:szCs w:val="28"/>
            </w:rPr>
          </w:pPr>
          <w:hyperlink w:anchor="_Toc228371520" w:history="1">
            <w:r w:rsidRPr="009E404B">
              <w:rPr>
                <w:rStyle w:val="af2"/>
                <w:bCs/>
                <w:noProof/>
                <w:sz w:val="24"/>
                <w:szCs w:val="32"/>
              </w:rPr>
              <w:t>第</w:t>
            </w:r>
            <w:r w:rsidRPr="009E404B">
              <w:rPr>
                <w:rStyle w:val="af2"/>
                <w:bCs/>
                <w:noProof/>
                <w:sz w:val="24"/>
                <w:szCs w:val="32"/>
              </w:rPr>
              <w:t>3</w:t>
            </w:r>
            <w:r w:rsidRPr="009E404B">
              <w:rPr>
                <w:rStyle w:val="af2"/>
                <w:bCs/>
                <w:noProof/>
                <w:sz w:val="24"/>
                <w:szCs w:val="32"/>
              </w:rPr>
              <w:t>章</w:t>
            </w:r>
            <w:r w:rsidRPr="009E404B">
              <w:rPr>
                <w:noProof/>
                <w:sz w:val="24"/>
                <w:szCs w:val="28"/>
              </w:rPr>
              <w:tab/>
            </w:r>
            <w:r w:rsidRPr="009E404B">
              <w:rPr>
                <w:rStyle w:val="af2"/>
                <w:bCs/>
                <w:noProof/>
                <w:sz w:val="24"/>
                <w:szCs w:val="32"/>
              </w:rPr>
              <w:t>系统需求分析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_Toc228371520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0CDF93BB" w14:textId="4AE2EC72" w:rsidR="009E404B" w:rsidRPr="009E404B" w:rsidRDefault="009E404B">
          <w:pPr>
            <w:pStyle w:val="TOC2"/>
            <w:tabs>
              <w:tab w:val="left" w:pos="1050"/>
              <w:tab w:val="right" w:leader="dot" w:pos="8778"/>
            </w:tabs>
            <w:rPr>
              <w:noProof/>
              <w:sz w:val="24"/>
              <w:szCs w:val="28"/>
            </w:rPr>
          </w:pPr>
          <w:hyperlink w:anchor="_Toc228371521" w:history="1">
            <w:r w:rsidRPr="009E404B">
              <w:rPr>
                <w:rStyle w:val="af2"/>
                <w:bCs/>
                <w:noProof/>
                <w:sz w:val="24"/>
                <w:szCs w:val="32"/>
              </w:rPr>
              <w:t>3.1</w:t>
            </w:r>
            <w:r w:rsidRPr="009E404B">
              <w:rPr>
                <w:noProof/>
                <w:sz w:val="24"/>
                <w:szCs w:val="28"/>
              </w:rPr>
              <w:tab/>
            </w:r>
            <w:r w:rsidRPr="009E404B">
              <w:rPr>
                <w:rStyle w:val="af2"/>
                <w:bCs/>
                <w:noProof/>
                <w:sz w:val="24"/>
                <w:szCs w:val="32"/>
              </w:rPr>
              <w:t>功能需求分析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_Toc228371521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78332F18" w14:textId="505C86FA" w:rsidR="009E404B" w:rsidRPr="009E404B" w:rsidRDefault="009E404B">
          <w:pPr>
            <w:pStyle w:val="TOC2"/>
            <w:tabs>
              <w:tab w:val="left" w:pos="1050"/>
              <w:tab w:val="right" w:leader="dot" w:pos="8778"/>
            </w:tabs>
            <w:rPr>
              <w:noProof/>
              <w:sz w:val="24"/>
              <w:szCs w:val="28"/>
            </w:rPr>
          </w:pPr>
          <w:hyperlink w:anchor="_Toc228371522" w:history="1">
            <w:r w:rsidRPr="009E404B">
              <w:rPr>
                <w:rStyle w:val="af2"/>
                <w:bCs/>
                <w:noProof/>
                <w:sz w:val="24"/>
                <w:szCs w:val="32"/>
              </w:rPr>
              <w:t>3.2</w:t>
            </w:r>
            <w:r w:rsidRPr="009E404B">
              <w:rPr>
                <w:noProof/>
                <w:sz w:val="24"/>
                <w:szCs w:val="28"/>
              </w:rPr>
              <w:tab/>
            </w:r>
            <w:r w:rsidRPr="009E404B">
              <w:rPr>
                <w:rStyle w:val="af2"/>
                <w:bCs/>
                <w:noProof/>
                <w:sz w:val="24"/>
                <w:szCs w:val="32"/>
              </w:rPr>
              <w:t>非功能需求分析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_Toc228371522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5EA29478" w14:textId="153E9148" w:rsidR="009E404B" w:rsidRPr="009E404B" w:rsidRDefault="009E404B">
          <w:pPr>
            <w:pStyle w:val="TOC2"/>
            <w:tabs>
              <w:tab w:val="left" w:pos="1050"/>
              <w:tab w:val="right" w:leader="dot" w:pos="8778"/>
            </w:tabs>
            <w:rPr>
              <w:noProof/>
              <w:sz w:val="24"/>
              <w:szCs w:val="28"/>
            </w:rPr>
          </w:pPr>
          <w:hyperlink w:anchor="_Toc228371523" w:history="1">
            <w:r w:rsidRPr="009E404B">
              <w:rPr>
                <w:rStyle w:val="af2"/>
                <w:bCs/>
                <w:noProof/>
                <w:sz w:val="24"/>
                <w:szCs w:val="32"/>
              </w:rPr>
              <w:t>3.3</w:t>
            </w:r>
            <w:r w:rsidRPr="009E404B">
              <w:rPr>
                <w:noProof/>
                <w:sz w:val="24"/>
                <w:szCs w:val="28"/>
              </w:rPr>
              <w:tab/>
            </w:r>
            <w:r w:rsidRPr="009E404B">
              <w:rPr>
                <w:rStyle w:val="af2"/>
                <w:bCs/>
                <w:noProof/>
                <w:sz w:val="24"/>
                <w:szCs w:val="32"/>
              </w:rPr>
              <w:t>业务流程分析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_Toc228371523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1E26970A" w14:textId="293DA0F0" w:rsidR="009E404B" w:rsidRPr="009E404B" w:rsidRDefault="009E404B">
          <w:pPr>
            <w:pStyle w:val="TOC2"/>
            <w:tabs>
              <w:tab w:val="left" w:pos="1050"/>
              <w:tab w:val="right" w:leader="dot" w:pos="8778"/>
            </w:tabs>
            <w:rPr>
              <w:noProof/>
              <w:sz w:val="24"/>
              <w:szCs w:val="28"/>
            </w:rPr>
          </w:pPr>
          <w:hyperlink w:anchor="_Toc228371524" w:history="1">
            <w:r w:rsidRPr="009E404B">
              <w:rPr>
                <w:rStyle w:val="af2"/>
                <w:bCs/>
                <w:noProof/>
                <w:sz w:val="24"/>
                <w:szCs w:val="32"/>
              </w:rPr>
              <w:t>3.4</w:t>
            </w:r>
            <w:r w:rsidRPr="009E404B">
              <w:rPr>
                <w:noProof/>
                <w:sz w:val="24"/>
                <w:szCs w:val="28"/>
              </w:rPr>
              <w:tab/>
            </w:r>
            <w:r w:rsidRPr="009E404B">
              <w:rPr>
                <w:rStyle w:val="af2"/>
                <w:bCs/>
                <w:noProof/>
                <w:sz w:val="24"/>
                <w:szCs w:val="32"/>
              </w:rPr>
              <w:t>用例分析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_Toc228371524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497D0D22" w14:textId="2E6CAD55" w:rsidR="009E404B" w:rsidRPr="009E404B" w:rsidRDefault="009E404B">
          <w:pPr>
            <w:pStyle w:val="TOC2"/>
            <w:tabs>
              <w:tab w:val="left" w:pos="1050"/>
              <w:tab w:val="right" w:leader="dot" w:pos="8778"/>
            </w:tabs>
            <w:rPr>
              <w:noProof/>
              <w:sz w:val="24"/>
              <w:szCs w:val="28"/>
            </w:rPr>
          </w:pPr>
          <w:hyperlink w:anchor="_Toc228371525" w:history="1">
            <w:r w:rsidRPr="009E404B">
              <w:rPr>
                <w:rStyle w:val="af2"/>
                <w:bCs/>
                <w:noProof/>
                <w:sz w:val="24"/>
                <w:szCs w:val="32"/>
              </w:rPr>
              <w:t>3.5</w:t>
            </w:r>
            <w:r w:rsidRPr="009E404B">
              <w:rPr>
                <w:noProof/>
                <w:sz w:val="24"/>
                <w:szCs w:val="28"/>
              </w:rPr>
              <w:tab/>
            </w:r>
            <w:r w:rsidRPr="009E404B">
              <w:rPr>
                <w:rStyle w:val="af2"/>
                <w:bCs/>
                <w:noProof/>
                <w:sz w:val="24"/>
                <w:szCs w:val="32"/>
              </w:rPr>
              <w:t>可行性分析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_Toc228371525 \h </w:instrText>
            </w:r>
            <w:r w:rsidRPr="009E404B">
              <w:rPr>
                <w:noProof/>
                <w:webHidden/>
                <w:sz w:val="24"/>
                <w:szCs w:val="32"/>
              </w:rPr>
            </w:r>
            <w:r w:rsidRPr="009E404B">
              <w:rPr>
                <w:noProof/>
                <w:webHidden/>
                <w:sz w:val="24"/>
                <w:szCs w:val="32"/>
              </w:rPr>
              <w:fldChar w:fldCharType="separate"/>
            </w:r>
            <w:r w:rsidRPr="009E404B">
              <w:rPr>
                <w:noProof/>
                <w:webHidden/>
                <w:sz w:val="24"/>
                <w:szCs w:val="32"/>
              </w:rPr>
              <w:t>9</w:t>
            </w:r>
            <w:r w:rsidRPr="009E404B">
              <w:rPr>
                <w:noProof/>
                <w:webHidden/>
                <w:sz w:val="24"/>
                <w:szCs w:val="32"/>
              </w:rPr>
              <w:fldChar w:fldCharType="end"/>
            </w:r>
          </w:hyperlink>
        </w:p>
        <w:p w14:paraId="5D6DBB86" w14:textId="59F3C400" w:rsidR="009E404B" w:rsidRPr="009E404B" w:rsidRDefault="009E404B">
          <w:pPr>
            <w:pStyle w:val="TOC2"/>
            <w:tabs>
              <w:tab w:val="left" w:pos="1470"/>
              <w:tab w:val="right" w:leader="dot" w:pos="8778"/>
            </w:tabs>
            <w:rPr>
              <w:noProof/>
              <w:sz w:val="24"/>
              <w:szCs w:val="28"/>
            </w:rPr>
          </w:pPr>
          <w:hyperlink w:anchor="_Toc228371526" w:history="1">
            <w:r w:rsidRPr="009E404B">
              <w:rPr>
                <w:rStyle w:val="af2"/>
                <w:bCs/>
                <w:noProof/>
                <w:sz w:val="24"/>
                <w:szCs w:val="32"/>
              </w:rPr>
              <w:t>第</w:t>
            </w:r>
            <w:r w:rsidRPr="009E404B">
              <w:rPr>
                <w:rStyle w:val="af2"/>
                <w:bCs/>
                <w:noProof/>
                <w:sz w:val="24"/>
                <w:szCs w:val="32"/>
              </w:rPr>
              <w:t>4</w:t>
            </w:r>
            <w:r w:rsidRPr="009E404B">
              <w:rPr>
                <w:rStyle w:val="af2"/>
                <w:bCs/>
                <w:noProof/>
                <w:sz w:val="24"/>
                <w:szCs w:val="32"/>
              </w:rPr>
              <w:t>章</w:t>
            </w:r>
            <w:r w:rsidRPr="009E404B">
              <w:rPr>
                <w:noProof/>
                <w:sz w:val="24"/>
                <w:szCs w:val="28"/>
              </w:rPr>
              <w:tab/>
            </w:r>
            <w:r w:rsidRPr="009E404B">
              <w:rPr>
                <w:rStyle w:val="af2"/>
                <w:bCs/>
                <w:noProof/>
                <w:sz w:val="24"/>
                <w:szCs w:val="32"/>
              </w:rPr>
              <w:t>系统总体设计</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_Toc228371526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55BFEC47" w14:textId="564AF8A0" w:rsidR="009E404B" w:rsidRPr="009E404B" w:rsidRDefault="009E404B">
          <w:pPr>
            <w:pStyle w:val="TOC2"/>
            <w:tabs>
              <w:tab w:val="left" w:pos="1050"/>
              <w:tab w:val="right" w:leader="dot" w:pos="8778"/>
            </w:tabs>
            <w:rPr>
              <w:noProof/>
              <w:sz w:val="24"/>
              <w:szCs w:val="28"/>
            </w:rPr>
          </w:pPr>
          <w:hyperlink w:anchor="_Toc228371527" w:history="1">
            <w:r w:rsidRPr="009E404B">
              <w:rPr>
                <w:rStyle w:val="af2"/>
                <w:bCs/>
                <w:noProof/>
                <w:sz w:val="24"/>
                <w:szCs w:val="32"/>
              </w:rPr>
              <w:t>4.1</w:t>
            </w:r>
            <w:r w:rsidRPr="009E404B">
              <w:rPr>
                <w:noProof/>
                <w:sz w:val="24"/>
                <w:szCs w:val="28"/>
              </w:rPr>
              <w:tab/>
            </w:r>
            <w:r w:rsidRPr="009E404B">
              <w:rPr>
                <w:rStyle w:val="af2"/>
                <w:bCs/>
                <w:noProof/>
                <w:sz w:val="24"/>
                <w:szCs w:val="32"/>
              </w:rPr>
              <w:t>系统总体架构设计</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_Toc228371527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3ED84F83" w14:textId="43BAE827" w:rsidR="009E404B" w:rsidRPr="009E404B" w:rsidRDefault="009E404B">
          <w:pPr>
            <w:pStyle w:val="TOC2"/>
            <w:tabs>
              <w:tab w:val="left" w:pos="1050"/>
              <w:tab w:val="right" w:leader="dot" w:pos="8778"/>
            </w:tabs>
            <w:rPr>
              <w:noProof/>
              <w:sz w:val="24"/>
              <w:szCs w:val="28"/>
            </w:rPr>
          </w:pPr>
          <w:hyperlink w:anchor="_Toc228371528" w:history="1">
            <w:r w:rsidRPr="009E404B">
              <w:rPr>
                <w:rStyle w:val="af2"/>
                <w:bCs/>
                <w:noProof/>
                <w:sz w:val="24"/>
                <w:szCs w:val="32"/>
              </w:rPr>
              <w:t>4.2</w:t>
            </w:r>
            <w:r w:rsidRPr="009E404B">
              <w:rPr>
                <w:noProof/>
                <w:sz w:val="24"/>
                <w:szCs w:val="28"/>
              </w:rPr>
              <w:tab/>
            </w:r>
            <w:r w:rsidRPr="009E404B">
              <w:rPr>
                <w:rStyle w:val="af2"/>
                <w:bCs/>
                <w:noProof/>
                <w:sz w:val="24"/>
                <w:szCs w:val="32"/>
              </w:rPr>
              <w:t>系统模块划分</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_Toc228371528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0B6F27C4" w14:textId="64423022" w:rsidR="009E404B" w:rsidRPr="009E404B" w:rsidRDefault="009E404B">
          <w:pPr>
            <w:pStyle w:val="TOC2"/>
            <w:tabs>
              <w:tab w:val="left" w:pos="1050"/>
              <w:tab w:val="right" w:leader="dot" w:pos="8778"/>
            </w:tabs>
            <w:rPr>
              <w:noProof/>
              <w:sz w:val="24"/>
              <w:szCs w:val="28"/>
            </w:rPr>
          </w:pPr>
          <w:hyperlink w:anchor="_Toc228371529" w:history="1">
            <w:r w:rsidRPr="009E404B">
              <w:rPr>
                <w:rStyle w:val="af2"/>
                <w:bCs/>
                <w:noProof/>
                <w:sz w:val="24"/>
                <w:szCs w:val="32"/>
              </w:rPr>
              <w:t>4.3</w:t>
            </w:r>
            <w:r w:rsidRPr="009E404B">
              <w:rPr>
                <w:noProof/>
                <w:sz w:val="24"/>
                <w:szCs w:val="28"/>
              </w:rPr>
              <w:tab/>
            </w:r>
            <w:r w:rsidRPr="009E404B">
              <w:rPr>
                <w:rStyle w:val="af2"/>
                <w:bCs/>
                <w:noProof/>
                <w:sz w:val="24"/>
                <w:szCs w:val="32"/>
              </w:rPr>
              <w:t>多智能体协同机制设计</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_Toc228371529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42552F25" w14:textId="0E9B499D" w:rsidR="009E404B" w:rsidRPr="009E404B" w:rsidRDefault="009E404B">
          <w:pPr>
            <w:pStyle w:val="TOC2"/>
            <w:tabs>
              <w:tab w:val="left" w:pos="1050"/>
              <w:tab w:val="right" w:leader="dot" w:pos="8778"/>
            </w:tabs>
            <w:rPr>
              <w:noProof/>
              <w:sz w:val="24"/>
              <w:szCs w:val="28"/>
            </w:rPr>
          </w:pPr>
          <w:hyperlink w:anchor="_Toc228371530" w:history="1">
            <w:r w:rsidRPr="009E404B">
              <w:rPr>
                <w:rStyle w:val="af2"/>
                <w:bCs/>
                <w:noProof/>
                <w:sz w:val="24"/>
                <w:szCs w:val="32"/>
              </w:rPr>
              <w:t>4.4</w:t>
            </w:r>
            <w:r w:rsidRPr="009E404B">
              <w:rPr>
                <w:noProof/>
                <w:sz w:val="24"/>
                <w:szCs w:val="28"/>
              </w:rPr>
              <w:tab/>
            </w:r>
            <w:r w:rsidRPr="009E404B">
              <w:rPr>
                <w:rStyle w:val="af2"/>
                <w:bCs/>
                <w:noProof/>
                <w:sz w:val="24"/>
                <w:szCs w:val="32"/>
              </w:rPr>
              <w:t>数据流与控制流设计</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_Toc228371530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58FE66F9" w14:textId="056229DA" w:rsidR="009E404B" w:rsidRPr="009E404B" w:rsidRDefault="009E404B">
          <w:pPr>
            <w:pStyle w:val="TOC2"/>
            <w:tabs>
              <w:tab w:val="left" w:pos="1050"/>
              <w:tab w:val="right" w:leader="dot" w:pos="8778"/>
            </w:tabs>
            <w:rPr>
              <w:noProof/>
              <w:sz w:val="24"/>
              <w:szCs w:val="28"/>
            </w:rPr>
          </w:pPr>
          <w:hyperlink w:anchor="_Toc228371531" w:history="1">
            <w:r w:rsidRPr="009E404B">
              <w:rPr>
                <w:rStyle w:val="af2"/>
                <w:bCs/>
                <w:noProof/>
                <w:sz w:val="24"/>
                <w:szCs w:val="32"/>
              </w:rPr>
              <w:t>4.5</w:t>
            </w:r>
            <w:r w:rsidRPr="009E404B">
              <w:rPr>
                <w:noProof/>
                <w:sz w:val="24"/>
                <w:szCs w:val="28"/>
              </w:rPr>
              <w:tab/>
            </w:r>
            <w:r w:rsidRPr="009E404B">
              <w:rPr>
                <w:rStyle w:val="af2"/>
                <w:bCs/>
                <w:noProof/>
                <w:sz w:val="24"/>
                <w:szCs w:val="32"/>
              </w:rPr>
              <w:t>数据结构与接口设计</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_Toc228371531 \h </w:instrText>
            </w:r>
            <w:r w:rsidRPr="009E404B">
              <w:rPr>
                <w:noProof/>
                <w:webHidden/>
                <w:sz w:val="24"/>
                <w:szCs w:val="32"/>
              </w:rPr>
            </w:r>
            <w:r w:rsidRPr="009E404B">
              <w:rPr>
                <w:noProof/>
                <w:webHidden/>
                <w:sz w:val="24"/>
                <w:szCs w:val="32"/>
              </w:rPr>
              <w:fldChar w:fldCharType="separate"/>
            </w:r>
            <w:r w:rsidRPr="009E404B">
              <w:rPr>
                <w:noProof/>
                <w:webHidden/>
                <w:sz w:val="24"/>
                <w:szCs w:val="32"/>
              </w:rPr>
              <w:t>10</w:t>
            </w:r>
            <w:r w:rsidRPr="009E404B">
              <w:rPr>
                <w:noProof/>
                <w:webHidden/>
                <w:sz w:val="24"/>
                <w:szCs w:val="32"/>
              </w:rPr>
              <w:fldChar w:fldCharType="end"/>
            </w:r>
          </w:hyperlink>
        </w:p>
        <w:p w14:paraId="32C131B4" w14:textId="34EF426C" w:rsidR="009E404B" w:rsidRPr="009E404B" w:rsidRDefault="009E404B">
          <w:pPr>
            <w:pStyle w:val="TOC2"/>
            <w:tabs>
              <w:tab w:val="left" w:pos="1470"/>
              <w:tab w:val="right" w:leader="dot" w:pos="8778"/>
            </w:tabs>
            <w:rPr>
              <w:noProof/>
              <w:sz w:val="24"/>
              <w:szCs w:val="28"/>
            </w:rPr>
          </w:pPr>
          <w:hyperlink w:anchor="_Toc228371532" w:history="1">
            <w:r w:rsidRPr="009E404B">
              <w:rPr>
                <w:rStyle w:val="af2"/>
                <w:bCs/>
                <w:noProof/>
                <w:sz w:val="24"/>
                <w:szCs w:val="32"/>
              </w:rPr>
              <w:t>第</w:t>
            </w:r>
            <w:r w:rsidRPr="009E404B">
              <w:rPr>
                <w:rStyle w:val="af2"/>
                <w:bCs/>
                <w:noProof/>
                <w:sz w:val="24"/>
                <w:szCs w:val="32"/>
              </w:rPr>
              <w:t>5</w:t>
            </w:r>
            <w:r w:rsidRPr="009E404B">
              <w:rPr>
                <w:rStyle w:val="af2"/>
                <w:bCs/>
                <w:noProof/>
                <w:sz w:val="24"/>
                <w:szCs w:val="32"/>
              </w:rPr>
              <w:t>章</w:t>
            </w:r>
            <w:r w:rsidRPr="009E404B">
              <w:rPr>
                <w:noProof/>
                <w:sz w:val="24"/>
                <w:szCs w:val="28"/>
              </w:rPr>
              <w:tab/>
            </w:r>
            <w:r w:rsidRPr="009E404B">
              <w:rPr>
                <w:rStyle w:val="af2"/>
                <w:bCs/>
                <w:noProof/>
                <w:sz w:val="24"/>
                <w:szCs w:val="32"/>
              </w:rPr>
              <w:t>系统关键模块设计与实现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_Toc228371532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389C98AA" w14:textId="2FCCA256" w:rsidR="009E404B" w:rsidRPr="009E404B" w:rsidRDefault="009E404B">
          <w:pPr>
            <w:pStyle w:val="TOC2"/>
            <w:tabs>
              <w:tab w:val="left" w:pos="1050"/>
              <w:tab w:val="right" w:leader="dot" w:pos="8778"/>
            </w:tabs>
            <w:rPr>
              <w:noProof/>
              <w:sz w:val="24"/>
              <w:szCs w:val="28"/>
            </w:rPr>
          </w:pPr>
          <w:hyperlink w:anchor="_Toc228371533" w:history="1">
            <w:r w:rsidRPr="009E404B">
              <w:rPr>
                <w:rStyle w:val="af2"/>
                <w:bCs/>
                <w:noProof/>
                <w:sz w:val="24"/>
                <w:szCs w:val="32"/>
              </w:rPr>
              <w:t>5.1</w:t>
            </w:r>
            <w:r w:rsidRPr="009E404B">
              <w:rPr>
                <w:noProof/>
                <w:sz w:val="24"/>
                <w:szCs w:val="28"/>
              </w:rPr>
              <w:tab/>
            </w:r>
            <w:r w:rsidRPr="009E404B">
              <w:rPr>
                <w:rStyle w:val="af2"/>
                <w:bCs/>
                <w:noProof/>
                <w:sz w:val="24"/>
                <w:szCs w:val="32"/>
              </w:rPr>
              <w:t>前端交互模块设计与实现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_Toc228371533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6A99762A" w14:textId="242D7F9F" w:rsidR="009E404B" w:rsidRPr="009E404B" w:rsidRDefault="009E404B">
          <w:pPr>
            <w:pStyle w:val="TOC2"/>
            <w:tabs>
              <w:tab w:val="left" w:pos="1050"/>
              <w:tab w:val="right" w:leader="dot" w:pos="8778"/>
            </w:tabs>
            <w:rPr>
              <w:noProof/>
              <w:sz w:val="24"/>
              <w:szCs w:val="28"/>
            </w:rPr>
          </w:pPr>
          <w:hyperlink w:anchor="_Toc228371534" w:history="1">
            <w:r w:rsidRPr="009E404B">
              <w:rPr>
                <w:rStyle w:val="af2"/>
                <w:bCs/>
                <w:noProof/>
                <w:sz w:val="24"/>
                <w:szCs w:val="32"/>
              </w:rPr>
              <w:t>5.2</w:t>
            </w:r>
            <w:r w:rsidRPr="009E404B">
              <w:rPr>
                <w:noProof/>
                <w:sz w:val="24"/>
                <w:szCs w:val="28"/>
              </w:rPr>
              <w:tab/>
            </w:r>
            <w:r w:rsidRPr="009E404B">
              <w:rPr>
                <w:rStyle w:val="af2"/>
                <w:bCs/>
                <w:noProof/>
                <w:sz w:val="24"/>
                <w:szCs w:val="32"/>
              </w:rPr>
              <w:t>语音识别模块设计与实现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_Toc228371534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1C57233E" w14:textId="31553AE3" w:rsidR="009E404B" w:rsidRPr="009E404B" w:rsidRDefault="009E404B">
          <w:pPr>
            <w:pStyle w:val="TOC2"/>
            <w:tabs>
              <w:tab w:val="left" w:pos="1050"/>
              <w:tab w:val="right" w:leader="dot" w:pos="8778"/>
            </w:tabs>
            <w:rPr>
              <w:noProof/>
              <w:sz w:val="24"/>
              <w:szCs w:val="28"/>
            </w:rPr>
          </w:pPr>
          <w:hyperlink w:anchor="_Toc228371535" w:history="1">
            <w:r w:rsidRPr="009E404B">
              <w:rPr>
                <w:rStyle w:val="af2"/>
                <w:bCs/>
                <w:noProof/>
                <w:sz w:val="24"/>
                <w:szCs w:val="32"/>
              </w:rPr>
              <w:t>5.3</w:t>
            </w:r>
            <w:r w:rsidRPr="009E404B">
              <w:rPr>
                <w:noProof/>
                <w:sz w:val="24"/>
                <w:szCs w:val="28"/>
              </w:rPr>
              <w:tab/>
            </w:r>
            <w:r w:rsidRPr="009E404B">
              <w:rPr>
                <w:rStyle w:val="af2"/>
                <w:bCs/>
                <w:noProof/>
                <w:sz w:val="24"/>
                <w:szCs w:val="32"/>
              </w:rPr>
              <w:t>导航意图识别与槽位填充模块设计与实现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_Toc228371535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55EFD046" w14:textId="1BB32009" w:rsidR="009E404B" w:rsidRPr="009E404B" w:rsidRDefault="009E404B">
          <w:pPr>
            <w:pStyle w:val="TOC2"/>
            <w:tabs>
              <w:tab w:val="left" w:pos="1050"/>
              <w:tab w:val="right" w:leader="dot" w:pos="8778"/>
            </w:tabs>
            <w:rPr>
              <w:noProof/>
              <w:sz w:val="24"/>
              <w:szCs w:val="28"/>
            </w:rPr>
          </w:pPr>
          <w:hyperlink w:anchor="_Toc228371536" w:history="1">
            <w:r w:rsidRPr="009E404B">
              <w:rPr>
                <w:rStyle w:val="af2"/>
                <w:bCs/>
                <w:noProof/>
                <w:sz w:val="24"/>
                <w:szCs w:val="32"/>
              </w:rPr>
              <w:t>5.4</w:t>
            </w:r>
            <w:r w:rsidRPr="009E404B">
              <w:rPr>
                <w:noProof/>
                <w:sz w:val="24"/>
                <w:szCs w:val="28"/>
              </w:rPr>
              <w:tab/>
            </w:r>
            <w:r w:rsidRPr="009E404B">
              <w:rPr>
                <w:rStyle w:val="af2"/>
                <w:bCs/>
                <w:noProof/>
                <w:sz w:val="24"/>
                <w:szCs w:val="32"/>
              </w:rPr>
              <w:t>地点校验与歧义消解模块设计与实现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_Toc228371536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6C15E398" w14:textId="66C8F28F" w:rsidR="009E404B" w:rsidRPr="009E404B" w:rsidRDefault="009E404B">
          <w:pPr>
            <w:pStyle w:val="TOC2"/>
            <w:tabs>
              <w:tab w:val="left" w:pos="1050"/>
              <w:tab w:val="right" w:leader="dot" w:pos="8778"/>
            </w:tabs>
            <w:rPr>
              <w:noProof/>
              <w:sz w:val="24"/>
              <w:szCs w:val="28"/>
            </w:rPr>
          </w:pPr>
          <w:hyperlink w:anchor="_Toc228371537" w:history="1">
            <w:r w:rsidRPr="009E404B">
              <w:rPr>
                <w:rStyle w:val="af2"/>
                <w:bCs/>
                <w:noProof/>
                <w:sz w:val="24"/>
                <w:szCs w:val="32"/>
              </w:rPr>
              <w:t>5.5</w:t>
            </w:r>
            <w:r w:rsidRPr="009E404B">
              <w:rPr>
                <w:noProof/>
                <w:sz w:val="24"/>
                <w:szCs w:val="28"/>
              </w:rPr>
              <w:tab/>
            </w:r>
            <w:r w:rsidRPr="009E404B">
              <w:rPr>
                <w:rStyle w:val="af2"/>
                <w:bCs/>
                <w:noProof/>
                <w:sz w:val="24"/>
                <w:szCs w:val="32"/>
              </w:rPr>
              <w:t>路径规划模块设计与实现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_Toc228371537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1EC93A14" w14:textId="0E171FAE" w:rsidR="009E404B" w:rsidRPr="009E404B" w:rsidRDefault="009E404B">
          <w:pPr>
            <w:pStyle w:val="TOC2"/>
            <w:tabs>
              <w:tab w:val="left" w:pos="1050"/>
              <w:tab w:val="right" w:leader="dot" w:pos="8778"/>
            </w:tabs>
            <w:rPr>
              <w:noProof/>
              <w:sz w:val="24"/>
              <w:szCs w:val="28"/>
            </w:rPr>
          </w:pPr>
          <w:hyperlink w:anchor="_Toc228371538" w:history="1">
            <w:r w:rsidRPr="009E404B">
              <w:rPr>
                <w:rStyle w:val="af2"/>
                <w:bCs/>
                <w:noProof/>
                <w:sz w:val="24"/>
                <w:szCs w:val="32"/>
              </w:rPr>
              <w:t>5.6</w:t>
            </w:r>
            <w:r w:rsidRPr="009E404B">
              <w:rPr>
                <w:noProof/>
                <w:sz w:val="24"/>
                <w:szCs w:val="28"/>
              </w:rPr>
              <w:tab/>
            </w:r>
            <w:r w:rsidRPr="009E404B">
              <w:rPr>
                <w:rStyle w:val="af2"/>
                <w:bCs/>
                <w:noProof/>
                <w:sz w:val="24"/>
                <w:szCs w:val="32"/>
              </w:rPr>
              <w:t>视频分析模块设计与实现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_Toc228371538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28C5CE7C" w14:textId="335BF737" w:rsidR="009E404B" w:rsidRPr="009E404B" w:rsidRDefault="009E404B">
          <w:pPr>
            <w:pStyle w:val="TOC2"/>
            <w:tabs>
              <w:tab w:val="left" w:pos="1050"/>
              <w:tab w:val="right" w:leader="dot" w:pos="8778"/>
            </w:tabs>
            <w:rPr>
              <w:noProof/>
              <w:sz w:val="24"/>
              <w:szCs w:val="28"/>
            </w:rPr>
          </w:pPr>
          <w:hyperlink w:anchor="_Toc228371539" w:history="1">
            <w:r w:rsidRPr="009E404B">
              <w:rPr>
                <w:rStyle w:val="af2"/>
                <w:bCs/>
                <w:noProof/>
                <w:sz w:val="24"/>
                <w:szCs w:val="32"/>
              </w:rPr>
              <w:t>5.7</w:t>
            </w:r>
            <w:r w:rsidRPr="009E404B">
              <w:rPr>
                <w:noProof/>
                <w:sz w:val="24"/>
                <w:szCs w:val="28"/>
              </w:rPr>
              <w:tab/>
            </w:r>
            <w:r w:rsidRPr="009E404B">
              <w:rPr>
                <w:rStyle w:val="af2"/>
                <w:bCs/>
                <w:noProof/>
                <w:sz w:val="24"/>
                <w:szCs w:val="32"/>
              </w:rPr>
              <w:t>多模态融合交互模块设计与实现</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_Toc228371539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478F2DE2" w14:textId="2B529BA3" w:rsidR="009E404B" w:rsidRPr="009E404B" w:rsidRDefault="009E404B">
          <w:pPr>
            <w:pStyle w:val="TOC2"/>
            <w:tabs>
              <w:tab w:val="left" w:pos="1050"/>
              <w:tab w:val="right" w:leader="dot" w:pos="8778"/>
            </w:tabs>
            <w:rPr>
              <w:noProof/>
              <w:sz w:val="24"/>
              <w:szCs w:val="28"/>
            </w:rPr>
          </w:pPr>
          <w:hyperlink w:anchor="_Toc228371540" w:history="1">
            <w:r w:rsidRPr="009E404B">
              <w:rPr>
                <w:rStyle w:val="af2"/>
                <w:bCs/>
                <w:noProof/>
                <w:sz w:val="24"/>
                <w:szCs w:val="32"/>
              </w:rPr>
              <w:t>5.8</w:t>
            </w:r>
            <w:r w:rsidRPr="009E404B">
              <w:rPr>
                <w:noProof/>
                <w:sz w:val="24"/>
                <w:szCs w:val="28"/>
              </w:rPr>
              <w:tab/>
            </w:r>
            <w:r w:rsidRPr="009E404B">
              <w:rPr>
                <w:rStyle w:val="af2"/>
                <w:bCs/>
                <w:noProof/>
                <w:sz w:val="24"/>
                <w:szCs w:val="32"/>
              </w:rPr>
              <w:t>系统异常处理机制</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_Toc228371540 \h </w:instrText>
            </w:r>
            <w:r w:rsidRPr="009E404B">
              <w:rPr>
                <w:noProof/>
                <w:webHidden/>
                <w:sz w:val="24"/>
                <w:szCs w:val="32"/>
              </w:rPr>
            </w:r>
            <w:r w:rsidRPr="009E404B">
              <w:rPr>
                <w:noProof/>
                <w:webHidden/>
                <w:sz w:val="24"/>
                <w:szCs w:val="32"/>
              </w:rPr>
              <w:fldChar w:fldCharType="separate"/>
            </w:r>
            <w:r w:rsidRPr="009E404B">
              <w:rPr>
                <w:noProof/>
                <w:webHidden/>
                <w:sz w:val="24"/>
                <w:szCs w:val="32"/>
              </w:rPr>
              <w:t>11</w:t>
            </w:r>
            <w:r w:rsidRPr="009E404B">
              <w:rPr>
                <w:noProof/>
                <w:webHidden/>
                <w:sz w:val="24"/>
                <w:szCs w:val="32"/>
              </w:rPr>
              <w:fldChar w:fldCharType="end"/>
            </w:r>
          </w:hyperlink>
        </w:p>
        <w:p w14:paraId="5AE011D7" w14:textId="1635C762" w:rsidR="009E404B" w:rsidRPr="009E404B" w:rsidRDefault="009E404B">
          <w:pPr>
            <w:pStyle w:val="TOC2"/>
            <w:tabs>
              <w:tab w:val="left" w:pos="1470"/>
              <w:tab w:val="right" w:leader="dot" w:pos="8778"/>
            </w:tabs>
            <w:rPr>
              <w:noProof/>
              <w:sz w:val="24"/>
              <w:szCs w:val="28"/>
            </w:rPr>
          </w:pPr>
          <w:hyperlink w:anchor="_Toc228371541" w:history="1">
            <w:r w:rsidRPr="009E404B">
              <w:rPr>
                <w:rStyle w:val="af2"/>
                <w:bCs/>
                <w:noProof/>
                <w:sz w:val="24"/>
                <w:szCs w:val="32"/>
              </w:rPr>
              <w:t>第</w:t>
            </w:r>
            <w:r w:rsidRPr="009E404B">
              <w:rPr>
                <w:rStyle w:val="af2"/>
                <w:bCs/>
                <w:noProof/>
                <w:sz w:val="24"/>
                <w:szCs w:val="32"/>
              </w:rPr>
              <w:t>6</w:t>
            </w:r>
            <w:r w:rsidRPr="009E404B">
              <w:rPr>
                <w:rStyle w:val="af2"/>
                <w:bCs/>
                <w:noProof/>
                <w:sz w:val="24"/>
                <w:szCs w:val="32"/>
              </w:rPr>
              <w:t>章</w:t>
            </w:r>
            <w:r w:rsidRPr="009E404B">
              <w:rPr>
                <w:noProof/>
                <w:sz w:val="24"/>
                <w:szCs w:val="28"/>
              </w:rPr>
              <w:tab/>
            </w:r>
            <w:r w:rsidRPr="009E404B">
              <w:rPr>
                <w:rStyle w:val="af2"/>
                <w:bCs/>
                <w:noProof/>
                <w:sz w:val="24"/>
                <w:szCs w:val="32"/>
              </w:rPr>
              <w:t>系统测试与结果分析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_Toc228371541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61193DAB" w14:textId="59D8D244" w:rsidR="009E404B" w:rsidRPr="009E404B" w:rsidRDefault="009E404B">
          <w:pPr>
            <w:pStyle w:val="TOC2"/>
            <w:tabs>
              <w:tab w:val="left" w:pos="1050"/>
              <w:tab w:val="right" w:leader="dot" w:pos="8778"/>
            </w:tabs>
            <w:rPr>
              <w:noProof/>
              <w:sz w:val="24"/>
              <w:szCs w:val="28"/>
            </w:rPr>
          </w:pPr>
          <w:hyperlink w:anchor="_Toc228371542" w:history="1">
            <w:r w:rsidRPr="009E404B">
              <w:rPr>
                <w:rStyle w:val="af2"/>
                <w:bCs/>
                <w:noProof/>
                <w:sz w:val="24"/>
                <w:szCs w:val="32"/>
              </w:rPr>
              <w:t>6.1</w:t>
            </w:r>
            <w:r w:rsidRPr="009E404B">
              <w:rPr>
                <w:noProof/>
                <w:sz w:val="24"/>
                <w:szCs w:val="28"/>
              </w:rPr>
              <w:tab/>
            </w:r>
            <w:r w:rsidRPr="009E404B">
              <w:rPr>
                <w:rStyle w:val="af2"/>
                <w:bCs/>
                <w:noProof/>
                <w:sz w:val="24"/>
                <w:szCs w:val="32"/>
              </w:rPr>
              <w:t>测试环境与测试方法</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_Toc228371542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205FBDC9" w14:textId="4AF6ECBA" w:rsidR="009E404B" w:rsidRPr="009E404B" w:rsidRDefault="009E404B">
          <w:pPr>
            <w:pStyle w:val="TOC2"/>
            <w:tabs>
              <w:tab w:val="left" w:pos="1050"/>
              <w:tab w:val="right" w:leader="dot" w:pos="8778"/>
            </w:tabs>
            <w:rPr>
              <w:noProof/>
              <w:sz w:val="24"/>
              <w:szCs w:val="28"/>
            </w:rPr>
          </w:pPr>
          <w:hyperlink w:anchor="_Toc228371543" w:history="1">
            <w:r w:rsidRPr="009E404B">
              <w:rPr>
                <w:rStyle w:val="af2"/>
                <w:bCs/>
                <w:noProof/>
                <w:sz w:val="24"/>
                <w:szCs w:val="32"/>
              </w:rPr>
              <w:t>6.2</w:t>
            </w:r>
            <w:r w:rsidRPr="009E404B">
              <w:rPr>
                <w:noProof/>
                <w:sz w:val="24"/>
                <w:szCs w:val="28"/>
              </w:rPr>
              <w:tab/>
            </w:r>
            <w:r w:rsidRPr="009E404B">
              <w:rPr>
                <w:rStyle w:val="af2"/>
                <w:bCs/>
                <w:noProof/>
                <w:sz w:val="24"/>
                <w:szCs w:val="32"/>
              </w:rPr>
              <w:t>功能测试</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_Toc228371543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14009ABE" w14:textId="4B438C86" w:rsidR="009E404B" w:rsidRPr="009E404B" w:rsidRDefault="009E404B">
          <w:pPr>
            <w:pStyle w:val="TOC2"/>
            <w:tabs>
              <w:tab w:val="left" w:pos="1050"/>
              <w:tab w:val="right" w:leader="dot" w:pos="8778"/>
            </w:tabs>
            <w:rPr>
              <w:noProof/>
              <w:sz w:val="24"/>
              <w:szCs w:val="28"/>
            </w:rPr>
          </w:pPr>
          <w:hyperlink w:anchor="_Toc228371544" w:history="1">
            <w:r w:rsidRPr="009E404B">
              <w:rPr>
                <w:rStyle w:val="af2"/>
                <w:bCs/>
                <w:noProof/>
                <w:sz w:val="24"/>
                <w:szCs w:val="32"/>
              </w:rPr>
              <w:t>6.3</w:t>
            </w:r>
            <w:r w:rsidRPr="009E404B">
              <w:rPr>
                <w:noProof/>
                <w:sz w:val="24"/>
                <w:szCs w:val="28"/>
              </w:rPr>
              <w:tab/>
            </w:r>
            <w:r w:rsidRPr="009E404B">
              <w:rPr>
                <w:rStyle w:val="af2"/>
                <w:bCs/>
                <w:noProof/>
                <w:sz w:val="24"/>
                <w:szCs w:val="32"/>
              </w:rPr>
              <w:t>性能测试</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_Toc228371544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763D32E0" w14:textId="269385B6" w:rsidR="009E404B" w:rsidRPr="009E404B" w:rsidRDefault="009E404B">
          <w:pPr>
            <w:pStyle w:val="TOC2"/>
            <w:tabs>
              <w:tab w:val="left" w:pos="1050"/>
              <w:tab w:val="right" w:leader="dot" w:pos="8778"/>
            </w:tabs>
            <w:rPr>
              <w:noProof/>
              <w:sz w:val="24"/>
              <w:szCs w:val="28"/>
            </w:rPr>
          </w:pPr>
          <w:hyperlink w:anchor="_Toc228371545" w:history="1">
            <w:r w:rsidRPr="009E404B">
              <w:rPr>
                <w:rStyle w:val="af2"/>
                <w:bCs/>
                <w:noProof/>
                <w:sz w:val="24"/>
                <w:szCs w:val="32"/>
              </w:rPr>
              <w:t>6.4</w:t>
            </w:r>
            <w:r w:rsidRPr="009E404B">
              <w:rPr>
                <w:noProof/>
                <w:sz w:val="24"/>
                <w:szCs w:val="28"/>
              </w:rPr>
              <w:tab/>
            </w:r>
            <w:r w:rsidRPr="009E404B">
              <w:rPr>
                <w:rStyle w:val="af2"/>
                <w:bCs/>
                <w:noProof/>
                <w:sz w:val="24"/>
                <w:szCs w:val="32"/>
              </w:rPr>
              <w:t>典型案例测试</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_Toc228371545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24D5C2FF" w14:textId="78B2BFBC" w:rsidR="009E404B" w:rsidRPr="009E404B" w:rsidRDefault="009E404B">
          <w:pPr>
            <w:pStyle w:val="TOC2"/>
            <w:tabs>
              <w:tab w:val="left" w:pos="1050"/>
              <w:tab w:val="right" w:leader="dot" w:pos="8778"/>
            </w:tabs>
            <w:rPr>
              <w:noProof/>
              <w:sz w:val="24"/>
              <w:szCs w:val="28"/>
            </w:rPr>
          </w:pPr>
          <w:hyperlink w:anchor="_Toc228371546" w:history="1">
            <w:r w:rsidRPr="009E404B">
              <w:rPr>
                <w:rStyle w:val="af2"/>
                <w:bCs/>
                <w:noProof/>
                <w:sz w:val="24"/>
                <w:szCs w:val="32"/>
              </w:rPr>
              <w:t>6.5</w:t>
            </w:r>
            <w:r w:rsidRPr="009E404B">
              <w:rPr>
                <w:noProof/>
                <w:sz w:val="24"/>
                <w:szCs w:val="28"/>
              </w:rPr>
              <w:tab/>
            </w:r>
            <w:r w:rsidRPr="009E404B">
              <w:rPr>
                <w:rStyle w:val="af2"/>
                <w:bCs/>
                <w:noProof/>
                <w:sz w:val="24"/>
                <w:szCs w:val="32"/>
              </w:rPr>
              <w:t>测试结果分析</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_Toc228371546 \h </w:instrText>
            </w:r>
            <w:r w:rsidRPr="009E404B">
              <w:rPr>
                <w:noProof/>
                <w:webHidden/>
                <w:sz w:val="24"/>
                <w:szCs w:val="32"/>
              </w:rPr>
            </w:r>
            <w:r w:rsidRPr="009E404B">
              <w:rPr>
                <w:noProof/>
                <w:webHidden/>
                <w:sz w:val="24"/>
                <w:szCs w:val="32"/>
              </w:rPr>
              <w:fldChar w:fldCharType="separate"/>
            </w:r>
            <w:r w:rsidRPr="009E404B">
              <w:rPr>
                <w:noProof/>
                <w:webHidden/>
                <w:sz w:val="24"/>
                <w:szCs w:val="32"/>
              </w:rPr>
              <w:t>12</w:t>
            </w:r>
            <w:r w:rsidRPr="009E404B">
              <w:rPr>
                <w:noProof/>
                <w:webHidden/>
                <w:sz w:val="24"/>
                <w:szCs w:val="32"/>
              </w:rPr>
              <w:fldChar w:fldCharType="end"/>
            </w:r>
          </w:hyperlink>
        </w:p>
        <w:p w14:paraId="37A681C9" w14:textId="0C5BAB91" w:rsidR="009E404B" w:rsidRPr="009E404B" w:rsidRDefault="009E404B">
          <w:pPr>
            <w:pStyle w:val="TOC2"/>
            <w:tabs>
              <w:tab w:val="right" w:leader="dot" w:pos="8778"/>
            </w:tabs>
            <w:rPr>
              <w:noProof/>
              <w:sz w:val="24"/>
              <w:szCs w:val="28"/>
            </w:rPr>
          </w:pPr>
          <w:hyperlink w:anchor="_Toc228371547" w:history="1">
            <w:r w:rsidRPr="009E404B">
              <w:rPr>
                <w:rStyle w:val="af2"/>
                <w:bCs/>
                <w:noProof/>
                <w:sz w:val="24"/>
                <w:szCs w:val="32"/>
              </w:rPr>
              <w:t>参考文献</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_Toc228371547 \h </w:instrText>
            </w:r>
            <w:r w:rsidRPr="009E404B">
              <w:rPr>
                <w:noProof/>
                <w:webHidden/>
                <w:sz w:val="24"/>
                <w:szCs w:val="32"/>
              </w:rPr>
            </w:r>
            <w:r w:rsidRPr="009E404B">
              <w:rPr>
                <w:noProof/>
                <w:webHidden/>
                <w:sz w:val="24"/>
                <w:szCs w:val="32"/>
              </w:rPr>
              <w:fldChar w:fldCharType="separate"/>
            </w:r>
            <w:r w:rsidRPr="009E404B">
              <w:rPr>
                <w:noProof/>
                <w:webHidden/>
                <w:sz w:val="24"/>
                <w:szCs w:val="32"/>
              </w:rPr>
              <w:t>13</w:t>
            </w:r>
            <w:r w:rsidRPr="009E404B">
              <w:rPr>
                <w:noProof/>
                <w:webHidden/>
                <w:sz w:val="24"/>
                <w:szCs w:val="32"/>
              </w:rPr>
              <w:fldChar w:fldCharType="end"/>
            </w:r>
          </w:hyperlink>
        </w:p>
        <w:p w14:paraId="09CDCAFF" w14:textId="55393013" w:rsidR="009E404B" w:rsidRPr="009E404B" w:rsidRDefault="009E404B">
          <w:pPr>
            <w:pStyle w:val="TOC2"/>
            <w:tabs>
              <w:tab w:val="right" w:leader="dot" w:pos="8778"/>
            </w:tabs>
            <w:rPr>
              <w:noProof/>
              <w:sz w:val="24"/>
              <w:szCs w:val="28"/>
            </w:rPr>
          </w:pPr>
          <w:hyperlink w:anchor="_Toc228371548" w:history="1">
            <w:r w:rsidRPr="009E404B">
              <w:rPr>
                <w:rStyle w:val="af2"/>
                <w:bCs/>
                <w:noProof/>
                <w:sz w:val="24"/>
                <w:szCs w:val="32"/>
              </w:rPr>
              <w:t>致谢</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_Toc228371548 \h </w:instrText>
            </w:r>
            <w:r w:rsidRPr="009E404B">
              <w:rPr>
                <w:noProof/>
                <w:webHidden/>
                <w:sz w:val="24"/>
                <w:szCs w:val="32"/>
              </w:rPr>
            </w:r>
            <w:r w:rsidRPr="009E404B">
              <w:rPr>
                <w:noProof/>
                <w:webHidden/>
                <w:sz w:val="24"/>
                <w:szCs w:val="32"/>
              </w:rPr>
              <w:fldChar w:fldCharType="separate"/>
            </w:r>
            <w:r w:rsidRPr="009E404B">
              <w:rPr>
                <w:noProof/>
                <w:webHidden/>
                <w:sz w:val="24"/>
                <w:szCs w:val="32"/>
              </w:rPr>
              <w:t>14</w:t>
            </w:r>
            <w:r w:rsidRPr="009E404B">
              <w:rPr>
                <w:noProof/>
                <w:webHidden/>
                <w:sz w:val="24"/>
                <w:szCs w:val="32"/>
              </w:rPr>
              <w:fldChar w:fldCharType="end"/>
            </w:r>
          </w:hyperlink>
        </w:p>
        <w:p w14:paraId="36F15D59" w14:textId="59EE4BEA" w:rsidR="009E404B" w:rsidRPr="009E404B" w:rsidRDefault="009E404B">
          <w:pPr>
            <w:pStyle w:val="TOC2"/>
            <w:tabs>
              <w:tab w:val="right" w:leader="dot" w:pos="8778"/>
            </w:tabs>
            <w:rPr>
              <w:noProof/>
              <w:sz w:val="24"/>
              <w:szCs w:val="28"/>
            </w:rPr>
          </w:pPr>
          <w:hyperlink w:anchor="_Toc228371549" w:history="1">
            <w:r w:rsidRPr="009E404B">
              <w:rPr>
                <w:rStyle w:val="af2"/>
                <w:bCs/>
                <w:noProof/>
                <w:sz w:val="24"/>
                <w:szCs w:val="32"/>
              </w:rPr>
              <w:t>附录</w:t>
            </w:r>
            <w:r w:rsidRPr="009E404B">
              <w:rPr>
                <w:noProof/>
                <w:webHidden/>
                <w:sz w:val="24"/>
                <w:szCs w:val="32"/>
              </w:rPr>
              <w:tab/>
            </w:r>
            <w:r w:rsidRPr="009E404B">
              <w:rPr>
                <w:noProof/>
                <w:webHidden/>
                <w:sz w:val="24"/>
                <w:szCs w:val="32"/>
              </w:rPr>
              <w:fldChar w:fldCharType="begin"/>
            </w:r>
            <w:r w:rsidRPr="009E404B">
              <w:rPr>
                <w:noProof/>
                <w:webHidden/>
                <w:sz w:val="24"/>
                <w:szCs w:val="32"/>
              </w:rPr>
              <w:instrText xml:space="preserve"> PAGEREF _Toc228371549 \h </w:instrText>
            </w:r>
            <w:r w:rsidRPr="009E404B">
              <w:rPr>
                <w:noProof/>
                <w:webHidden/>
                <w:sz w:val="24"/>
                <w:szCs w:val="32"/>
              </w:rPr>
            </w:r>
            <w:r w:rsidRPr="009E404B">
              <w:rPr>
                <w:noProof/>
                <w:webHidden/>
                <w:sz w:val="24"/>
                <w:szCs w:val="32"/>
              </w:rPr>
              <w:fldChar w:fldCharType="separate"/>
            </w:r>
            <w:r w:rsidRPr="009E404B">
              <w:rPr>
                <w:noProof/>
                <w:webHidden/>
                <w:sz w:val="24"/>
                <w:szCs w:val="32"/>
              </w:rPr>
              <w:t>15</w:t>
            </w:r>
            <w:r w:rsidRPr="009E404B">
              <w:rPr>
                <w:noProof/>
                <w:webHidden/>
                <w:sz w:val="24"/>
                <w:szCs w:val="32"/>
              </w:rPr>
              <w:fldChar w:fldCharType="end"/>
            </w:r>
          </w:hyperlink>
        </w:p>
        <w:p w14:paraId="505CBE62" w14:textId="6496E876" w:rsidR="00D91FF8" w:rsidRPr="009E404B" w:rsidRDefault="00D91FF8">
          <w:pPr>
            <w:rPr>
              <w:ins w:id="31" w:author="li jizhi" w:date="2026-04-28T19:41:00Z"/>
              <w:sz w:val="24"/>
              <w:szCs w:val="32"/>
            </w:rPr>
          </w:pPr>
          <w:ins w:id="32" w:author="li jizhi" w:date="2026-04-28T19:41:00Z">
            <w:r w:rsidRPr="009E404B">
              <w:rPr>
                <w:b/>
                <w:bCs/>
                <w:sz w:val="24"/>
                <w:szCs w:val="32"/>
                <w:lang w:val="zh-CN"/>
              </w:rPr>
              <w:fldChar w:fldCharType="end"/>
            </w:r>
          </w:ins>
        </w:p>
        <w:customXmlInsRangeStart w:id="33" w:author="li jizhi" w:date="2026-04-28T19:41:00Z"/>
      </w:sdtContent>
    </w:sdt>
    <w:customXmlInsRangeEnd w:id="33"/>
    <w:p w14:paraId="0A13B064" w14:textId="77777777" w:rsidR="004F7976" w:rsidRDefault="004F7976">
      <w:pPr>
        <w:spacing w:line="420" w:lineRule="atLeast"/>
        <w:rPr>
          <w:color w:val="000000"/>
        </w:rPr>
      </w:pPr>
    </w:p>
    <w:p w14:paraId="053DAB38" w14:textId="6BD03C80" w:rsidR="004F7976" w:rsidDel="00D91FF8" w:rsidRDefault="007C19F7">
      <w:pPr>
        <w:spacing w:beforeLines="150" w:before="468"/>
        <w:rPr>
          <w:del w:id="34" w:author="li jizhi" w:date="2026-04-28T19:48:00Z"/>
          <w:rFonts w:eastAsia="黑体"/>
          <w:b/>
          <w:color w:val="000000"/>
          <w:sz w:val="36"/>
          <w:szCs w:val="36"/>
        </w:rPr>
        <w:pPrChange w:id="35" w:author="li jizhi" w:date="2026-04-28T19:48:00Z">
          <w:pPr>
            <w:spacing w:beforeLines="150" w:before="468"/>
            <w:jc w:val="center"/>
          </w:pPr>
        </w:pPrChange>
      </w:pPr>
      <w:del w:id="36" w:author="li jizhi" w:date="2026-04-28T19:48:00Z">
        <w:r w:rsidDel="00D91FF8">
          <w:rPr>
            <w:b/>
            <w:bCs/>
            <w:color w:val="000000"/>
          </w:rPr>
          <w:br w:type="page"/>
        </w:r>
      </w:del>
      <w:bookmarkStart w:id="37" w:name="_Toc169531124"/>
      <w:bookmarkStart w:id="38" w:name="_Toc169531231"/>
      <w:bookmarkStart w:id="39" w:name="_Toc169531621"/>
      <w:bookmarkStart w:id="40" w:name="_Toc177972378"/>
      <w:bookmarkStart w:id="41" w:name="_Toc169703550"/>
      <w:bookmarkStart w:id="42" w:name="_Toc169776804"/>
      <w:bookmarkStart w:id="43" w:name="_Toc169709665"/>
      <w:bookmarkStart w:id="44" w:name="_Toc169531234"/>
      <w:bookmarkStart w:id="45" w:name="_Toc169531127"/>
      <w:bookmarkEnd w:id="20"/>
      <w:ins w:id="46" w:author="li jizhi" w:date="2026-04-28T19:48:00Z">
        <w:r w:rsidR="00D91FF8" w:rsidDel="00D91FF8">
          <w:rPr>
            <w:rFonts w:eastAsia="黑体"/>
            <w:color w:val="000000"/>
            <w:sz w:val="36"/>
            <w:szCs w:val="36"/>
          </w:rPr>
          <w:t xml:space="preserve"> </w:t>
        </w:r>
      </w:ins>
      <w:del w:id="47" w:author="li jizhi" w:date="2026-04-28T19:48:00Z">
        <w:r w:rsidDel="00D91FF8">
          <w:rPr>
            <w:rFonts w:eastAsia="黑体"/>
            <w:color w:val="000000"/>
            <w:sz w:val="36"/>
            <w:szCs w:val="36"/>
          </w:rPr>
          <w:delText>目</w:delText>
        </w:r>
        <w:r w:rsidDel="00D91FF8">
          <w:rPr>
            <w:rFonts w:eastAsia="黑体"/>
            <w:color w:val="000000"/>
            <w:sz w:val="36"/>
            <w:szCs w:val="36"/>
          </w:rPr>
          <w:delText>□□</w:delText>
        </w:r>
        <w:r w:rsidDel="00D91FF8">
          <w:rPr>
            <w:rFonts w:eastAsia="黑体"/>
            <w:color w:val="000000"/>
            <w:sz w:val="36"/>
            <w:szCs w:val="36"/>
          </w:rPr>
          <w:delText>录</w:delText>
        </w:r>
        <w:r w:rsidDel="00D91FF8">
          <w:rPr>
            <w:rFonts w:eastAsia="宋体-18030"/>
            <w:color w:val="000000"/>
          </w:rPr>
          <w:delText>（黑体小二号）</w:delText>
        </w:r>
      </w:del>
    </w:p>
    <w:p w14:paraId="29DE3014" w14:textId="2B84903F" w:rsidR="004F7976" w:rsidDel="00D91FF8" w:rsidRDefault="009E519D">
      <w:pPr>
        <w:spacing w:beforeLines="150" w:before="468"/>
        <w:rPr>
          <w:del w:id="48" w:author="li jizhi" w:date="2026-04-28T19:48:00Z"/>
          <w:color w:val="000000"/>
        </w:rPr>
        <w:pPrChange w:id="49" w:author="li jizhi" w:date="2026-04-28T19:48:00Z">
          <w:pPr>
            <w:pStyle w:val="TOC1"/>
          </w:pPr>
        </w:pPrChange>
      </w:pPr>
      <w:del w:id="50" w:author="li jizhi" w:date="2026-04-28T19:48:00Z">
        <w:r w:rsidDel="00D91FF8">
          <w:fldChar w:fldCharType="begin"/>
        </w:r>
        <w:r w:rsidDel="00D91FF8">
          <w:delInstrText xml:space="preserve"> HYPERLINK \l "_Toc342671188" </w:delInstrText>
        </w:r>
        <w:r w:rsidDel="00D91FF8">
          <w:fldChar w:fldCharType="separate"/>
        </w:r>
        <w:r w:rsidR="007C19F7" w:rsidDel="00D91FF8">
          <w:rPr>
            <w:rStyle w:val="af2"/>
            <w:u w:val="none"/>
          </w:rPr>
          <w:delText>第</w:delText>
        </w:r>
        <w:r w:rsidR="007C19F7" w:rsidDel="00D91FF8">
          <w:rPr>
            <w:rStyle w:val="af2"/>
            <w:u w:val="none"/>
          </w:rPr>
          <w:delText>1</w:delText>
        </w:r>
        <w:r w:rsidR="007C19F7" w:rsidDel="00D91FF8">
          <w:rPr>
            <w:rStyle w:val="af2"/>
            <w:u w:val="none"/>
          </w:rPr>
          <w:delText>章</w:delText>
        </w:r>
        <w:r w:rsidR="007C19F7" w:rsidDel="00D91FF8">
          <w:rPr>
            <w:color w:val="000000"/>
          </w:rPr>
          <w:delText>□</w:delText>
        </w:r>
        <w:r w:rsidR="007C19F7" w:rsidDel="00D91FF8">
          <w:rPr>
            <w:color w:val="000000"/>
          </w:rPr>
          <w:delText>绪论</w:delText>
        </w:r>
        <w:r w:rsidDel="00D91FF8">
          <w:rPr>
            <w:color w:val="000000"/>
          </w:rPr>
          <w:fldChar w:fldCharType="end"/>
        </w:r>
        <w:r w:rsidR="007C19F7" w:rsidDel="00D91FF8">
          <w:rPr>
            <w:rStyle w:val="af2"/>
            <w:u w:val="none"/>
          </w:rPr>
          <w:tab/>
          <w:delText>1</w:delText>
        </w:r>
      </w:del>
    </w:p>
    <w:p w14:paraId="4BE7339A" w14:textId="0C9B9521" w:rsidR="004F7976" w:rsidDel="00D91FF8" w:rsidRDefault="007C19F7">
      <w:pPr>
        <w:spacing w:beforeLines="150" w:before="468"/>
        <w:rPr>
          <w:del w:id="51" w:author="li jizhi" w:date="2026-04-28T19:48:00Z"/>
          <w:color w:val="000000"/>
        </w:rPr>
        <w:pPrChange w:id="52" w:author="li jizhi" w:date="2026-04-28T19:48:00Z">
          <w:pPr>
            <w:pStyle w:val="TOC1"/>
          </w:pPr>
        </w:pPrChange>
      </w:pPr>
      <w:del w:id="53" w:author="li jizhi" w:date="2026-04-28T19:48:00Z">
        <w:r w:rsidDel="00D91FF8">
          <w:rPr>
            <w:rStyle w:val="af2"/>
            <w:u w:val="none"/>
          </w:rPr>
          <w:delText>□□1.1□××××</w:delText>
        </w:r>
        <w:r w:rsidDel="00D91FF8">
          <w:rPr>
            <w:color w:val="000000"/>
          </w:rPr>
          <w:tab/>
          <w:delText>1</w:delText>
        </w:r>
      </w:del>
    </w:p>
    <w:p w14:paraId="7FB36798" w14:textId="721FB054" w:rsidR="004F7976" w:rsidDel="00D91FF8" w:rsidRDefault="007C19F7">
      <w:pPr>
        <w:spacing w:beforeLines="150" w:before="468"/>
        <w:rPr>
          <w:del w:id="54" w:author="li jizhi" w:date="2026-04-28T19:48:00Z"/>
          <w:color w:val="000000"/>
        </w:rPr>
        <w:pPrChange w:id="55" w:author="li jizhi" w:date="2026-04-28T19:48:00Z">
          <w:pPr>
            <w:pStyle w:val="TOC1"/>
          </w:pPr>
        </w:pPrChange>
      </w:pPr>
      <w:del w:id="56" w:author="li jizhi" w:date="2026-04-28T19:48:00Z">
        <w:r w:rsidDel="00D91FF8">
          <w:rPr>
            <w:color w:val="000000"/>
          </w:rPr>
          <w:delText>□□</w:delText>
        </w:r>
        <w:r w:rsidDel="00D91FF8">
          <w:rPr>
            <w:rStyle w:val="af2"/>
            <w:u w:val="none"/>
          </w:rPr>
          <w:delText>1.2</w:delText>
        </w:r>
        <w:r w:rsidDel="00D91FF8">
          <w:rPr>
            <w:color w:val="000000"/>
          </w:rPr>
          <w:delText>□××××</w:delText>
        </w:r>
        <w:r w:rsidDel="00D91FF8">
          <w:rPr>
            <w:color w:val="000000"/>
          </w:rPr>
          <w:tab/>
          <w:delText>3</w:delText>
        </w:r>
      </w:del>
    </w:p>
    <w:p w14:paraId="209A2B74" w14:textId="6278F01B" w:rsidR="004F7976" w:rsidDel="00D91FF8" w:rsidRDefault="007C19F7">
      <w:pPr>
        <w:spacing w:beforeLines="150" w:before="468"/>
        <w:rPr>
          <w:del w:id="57" w:author="li jizhi" w:date="2026-04-28T19:48:00Z"/>
          <w:color w:val="000000"/>
        </w:rPr>
        <w:pPrChange w:id="58" w:author="li jizhi" w:date="2026-04-28T19:48:00Z">
          <w:pPr>
            <w:pStyle w:val="TOC1"/>
          </w:pPr>
        </w:pPrChange>
      </w:pPr>
      <w:del w:id="59" w:author="li jizhi" w:date="2026-04-28T19:48:00Z">
        <w:r w:rsidDel="00D91FF8">
          <w:rPr>
            <w:color w:val="000000"/>
          </w:rPr>
          <w:delText>□□□□</w:delText>
        </w:r>
        <w:r w:rsidDel="00D91FF8">
          <w:rPr>
            <w:rStyle w:val="af2"/>
            <w:u w:val="none"/>
          </w:rPr>
          <w:delText>1.2.1</w:delText>
        </w:r>
        <w:r w:rsidDel="00D91FF8">
          <w:rPr>
            <w:color w:val="000000"/>
          </w:rPr>
          <w:delText>□××××</w:delText>
        </w:r>
        <w:r w:rsidDel="00D91FF8">
          <w:rPr>
            <w:color w:val="000000"/>
          </w:rPr>
          <w:tab/>
          <w:delText>6</w:delText>
        </w:r>
      </w:del>
    </w:p>
    <w:p w14:paraId="5581D715" w14:textId="20E07FA3" w:rsidR="004F7976" w:rsidDel="00D91FF8" w:rsidRDefault="007C19F7">
      <w:pPr>
        <w:spacing w:beforeLines="150" w:before="468"/>
        <w:rPr>
          <w:del w:id="60" w:author="li jizhi" w:date="2026-04-28T19:48:00Z"/>
          <w:b/>
          <w:color w:val="000000"/>
          <w:sz w:val="24"/>
        </w:rPr>
        <w:pPrChange w:id="61" w:author="li jizhi" w:date="2026-04-28T19:48:00Z">
          <w:pPr>
            <w:tabs>
              <w:tab w:val="right" w:leader="middleDot" w:pos="9240"/>
            </w:tabs>
            <w:spacing w:line="360" w:lineRule="auto"/>
            <w:jc w:val="center"/>
          </w:pPr>
        </w:pPrChange>
      </w:pPr>
      <w:del w:id="62" w:author="li jizhi" w:date="2026-04-28T19:48:00Z">
        <w:r w:rsidDel="00D91FF8">
          <w:rPr>
            <w:b/>
            <w:color w:val="000000"/>
            <w:sz w:val="24"/>
          </w:rPr>
          <w:delText>……</w:delText>
        </w:r>
      </w:del>
    </w:p>
    <w:p w14:paraId="71252794" w14:textId="4B61B857" w:rsidR="004F7976" w:rsidDel="00D91FF8" w:rsidRDefault="007C19F7">
      <w:pPr>
        <w:spacing w:beforeLines="150" w:before="468"/>
        <w:rPr>
          <w:del w:id="63" w:author="li jizhi" w:date="2026-04-28T19:48:00Z"/>
          <w:b/>
          <w:color w:val="000000"/>
          <w:sz w:val="24"/>
        </w:rPr>
        <w:pPrChange w:id="64" w:author="li jizhi" w:date="2026-04-28T19:48:00Z">
          <w:pPr>
            <w:tabs>
              <w:tab w:val="right" w:leader="middleDot" w:pos="9240"/>
            </w:tabs>
            <w:spacing w:line="360" w:lineRule="auto"/>
            <w:jc w:val="center"/>
          </w:pPr>
        </w:pPrChange>
      </w:pPr>
      <w:del w:id="65" w:author="li jizhi" w:date="2026-04-28T19:48:00Z">
        <w:r w:rsidDel="00D91FF8">
          <w:rPr>
            <w:b/>
            <w:color w:val="000000"/>
            <w:sz w:val="24"/>
          </w:rPr>
          <w:delText>……</w:delText>
        </w:r>
      </w:del>
    </w:p>
    <w:p w14:paraId="396C48A2" w14:textId="68DFA98A" w:rsidR="004F7976" w:rsidDel="00D91FF8" w:rsidRDefault="007C19F7">
      <w:pPr>
        <w:spacing w:beforeLines="150" w:before="468"/>
        <w:rPr>
          <w:del w:id="66" w:author="li jizhi" w:date="2026-04-28T19:48:00Z"/>
          <w:b/>
          <w:color w:val="000000"/>
          <w:sz w:val="24"/>
        </w:rPr>
        <w:pPrChange w:id="67" w:author="li jizhi" w:date="2026-04-28T19:48:00Z">
          <w:pPr>
            <w:tabs>
              <w:tab w:val="right" w:leader="middleDot" w:pos="9240"/>
            </w:tabs>
            <w:spacing w:line="360" w:lineRule="auto"/>
            <w:jc w:val="center"/>
          </w:pPr>
        </w:pPrChange>
      </w:pPr>
      <w:del w:id="68" w:author="li jizhi" w:date="2026-04-28T19:48:00Z">
        <w:r w:rsidDel="00D91FF8">
          <w:rPr>
            <w:b/>
            <w:color w:val="000000"/>
            <w:sz w:val="24"/>
          </w:rPr>
          <w:delText>……</w:delText>
        </w:r>
      </w:del>
    </w:p>
    <w:p w14:paraId="0A2B500A" w14:textId="260FCD41" w:rsidR="004F7976" w:rsidDel="00D91FF8" w:rsidRDefault="009E519D">
      <w:pPr>
        <w:spacing w:beforeLines="150" w:before="468"/>
        <w:rPr>
          <w:del w:id="69" w:author="li jizhi" w:date="2026-04-28T19:48:00Z"/>
          <w:color w:val="000000"/>
        </w:rPr>
        <w:pPrChange w:id="70" w:author="li jizhi" w:date="2026-04-28T19:48:00Z">
          <w:pPr>
            <w:pStyle w:val="TOC1"/>
          </w:pPr>
        </w:pPrChange>
      </w:pPr>
      <w:del w:id="71" w:author="li jizhi" w:date="2026-04-28T19:48:00Z">
        <w:r w:rsidDel="00D91FF8">
          <w:fldChar w:fldCharType="begin"/>
        </w:r>
        <w:r w:rsidDel="00D91FF8">
          <w:delInstrText xml:space="preserve"> HYPERLINK \l "_Toc342671188" </w:delInstrText>
        </w:r>
        <w:r w:rsidDel="00D91FF8">
          <w:fldChar w:fldCharType="separate"/>
        </w:r>
        <w:r w:rsidR="007C19F7" w:rsidDel="00D91FF8">
          <w:rPr>
            <w:rStyle w:val="af2"/>
            <w:u w:val="none"/>
          </w:rPr>
          <w:delText>第</w:delText>
        </w:r>
        <w:r w:rsidR="007C19F7" w:rsidDel="00D91FF8">
          <w:rPr>
            <w:rStyle w:val="af2"/>
            <w:u w:val="none"/>
          </w:rPr>
          <w:delText>3</w:delText>
        </w:r>
        <w:r w:rsidR="007C19F7" w:rsidDel="00D91FF8">
          <w:rPr>
            <w:rStyle w:val="af2"/>
            <w:u w:val="none"/>
          </w:rPr>
          <w:delText>章</w:delText>
        </w:r>
        <w:r w:rsidR="007C19F7" w:rsidDel="00D91FF8">
          <w:rPr>
            <w:color w:val="000000"/>
          </w:rPr>
          <w:delText>□</w:delText>
        </w:r>
        <w:r w:rsidR="007C19F7" w:rsidDel="00D91FF8">
          <w:rPr>
            <w:color w:val="000000"/>
          </w:rPr>
          <w:delText>空气燃烧火焰空间的数值模拟</w:delText>
        </w:r>
        <w:r w:rsidDel="00D91FF8">
          <w:rPr>
            <w:color w:val="000000"/>
          </w:rPr>
          <w:fldChar w:fldCharType="end"/>
        </w:r>
        <w:r w:rsidR="007C19F7" w:rsidDel="00D91FF8">
          <w:rPr>
            <w:rStyle w:val="af2"/>
            <w:u w:val="none"/>
          </w:rPr>
          <w:tab/>
          <w:delText>26</w:delText>
        </w:r>
      </w:del>
    </w:p>
    <w:p w14:paraId="3AAA334D" w14:textId="38CA5CCC" w:rsidR="004F7976" w:rsidDel="00D91FF8" w:rsidRDefault="007C19F7">
      <w:pPr>
        <w:spacing w:beforeLines="150" w:before="468"/>
        <w:rPr>
          <w:del w:id="72" w:author="li jizhi" w:date="2026-04-28T19:48:00Z"/>
          <w:color w:val="000000"/>
        </w:rPr>
        <w:pPrChange w:id="73" w:author="li jizhi" w:date="2026-04-28T19:48:00Z">
          <w:pPr>
            <w:pStyle w:val="TOC1"/>
          </w:pPr>
        </w:pPrChange>
      </w:pPr>
      <w:del w:id="74" w:author="li jizhi" w:date="2026-04-28T19:48:00Z">
        <w:r w:rsidDel="00D91FF8">
          <w:rPr>
            <w:color w:val="000000"/>
          </w:rPr>
          <w:delText>□□3.1□</w:delText>
        </w:r>
        <w:r w:rsidDel="00D91FF8">
          <w:rPr>
            <w:color w:val="000000"/>
          </w:rPr>
          <w:delText>数值模型</w:delText>
        </w:r>
        <w:r w:rsidDel="00D91FF8">
          <w:rPr>
            <w:color w:val="000000"/>
          </w:rPr>
          <w:tab/>
          <w:delText>26</w:delText>
        </w:r>
      </w:del>
    </w:p>
    <w:p w14:paraId="2E7ED622" w14:textId="0BC7210A" w:rsidR="004F7976" w:rsidDel="00D91FF8" w:rsidRDefault="007C19F7">
      <w:pPr>
        <w:spacing w:beforeLines="150" w:before="468"/>
        <w:rPr>
          <w:del w:id="75" w:author="li jizhi" w:date="2026-04-28T19:48:00Z"/>
          <w:color w:val="000000"/>
        </w:rPr>
        <w:pPrChange w:id="76" w:author="li jizhi" w:date="2026-04-28T19:48:00Z">
          <w:pPr>
            <w:pStyle w:val="TOC1"/>
          </w:pPr>
        </w:pPrChange>
      </w:pPr>
      <w:del w:id="77" w:author="li jizhi" w:date="2026-04-28T19:48:00Z">
        <w:r w:rsidDel="00D91FF8">
          <w:rPr>
            <w:color w:val="000000"/>
          </w:rPr>
          <w:delText>□□3.2□××××</w:delText>
        </w:r>
        <w:r w:rsidDel="00D91FF8">
          <w:rPr>
            <w:color w:val="000000"/>
          </w:rPr>
          <w:tab/>
          <w:delText>28</w:delText>
        </w:r>
      </w:del>
    </w:p>
    <w:p w14:paraId="52E9A2ED" w14:textId="6E9DDB87" w:rsidR="004F7976" w:rsidDel="00D91FF8" w:rsidRDefault="007C19F7">
      <w:pPr>
        <w:spacing w:beforeLines="150" w:before="468"/>
        <w:rPr>
          <w:del w:id="78" w:author="li jizhi" w:date="2026-04-28T19:48:00Z"/>
          <w:color w:val="000000"/>
        </w:rPr>
        <w:pPrChange w:id="79" w:author="li jizhi" w:date="2026-04-28T19:48:00Z">
          <w:pPr>
            <w:pStyle w:val="TOC1"/>
          </w:pPr>
        </w:pPrChange>
      </w:pPr>
      <w:del w:id="80" w:author="li jizhi" w:date="2026-04-28T19:48:00Z">
        <w:r w:rsidDel="00D91FF8">
          <w:rPr>
            <w:color w:val="000000"/>
          </w:rPr>
          <w:delText>□□3.3□××××</w:delText>
        </w:r>
        <w:r w:rsidDel="00D91FF8">
          <w:rPr>
            <w:color w:val="000000"/>
          </w:rPr>
          <w:tab/>
          <w:delText>30</w:delText>
        </w:r>
      </w:del>
    </w:p>
    <w:p w14:paraId="681C505C" w14:textId="2D5FB216" w:rsidR="004F7976" w:rsidDel="00D91FF8" w:rsidRDefault="007C19F7">
      <w:pPr>
        <w:spacing w:beforeLines="150" w:before="468"/>
        <w:rPr>
          <w:del w:id="81" w:author="li jizhi" w:date="2026-04-28T19:48:00Z"/>
          <w:b/>
          <w:color w:val="000000"/>
          <w:sz w:val="24"/>
        </w:rPr>
        <w:pPrChange w:id="82" w:author="li jizhi" w:date="2026-04-28T19:48:00Z">
          <w:pPr>
            <w:tabs>
              <w:tab w:val="right" w:leader="middleDot" w:pos="9240"/>
            </w:tabs>
            <w:spacing w:line="360" w:lineRule="auto"/>
            <w:jc w:val="center"/>
          </w:pPr>
        </w:pPrChange>
      </w:pPr>
      <w:del w:id="83" w:author="li jizhi" w:date="2026-04-28T19:48:00Z">
        <w:r w:rsidDel="00D91FF8">
          <w:rPr>
            <w:b/>
            <w:color w:val="000000"/>
            <w:sz w:val="24"/>
          </w:rPr>
          <w:delText>……</w:delText>
        </w:r>
      </w:del>
    </w:p>
    <w:p w14:paraId="2143D9B4" w14:textId="664C3BA2" w:rsidR="004F7976" w:rsidDel="00D91FF8" w:rsidRDefault="007C19F7">
      <w:pPr>
        <w:spacing w:beforeLines="150" w:before="468"/>
        <w:rPr>
          <w:del w:id="84" w:author="li jizhi" w:date="2026-04-28T19:48:00Z"/>
          <w:b/>
          <w:color w:val="000000"/>
          <w:sz w:val="24"/>
        </w:rPr>
        <w:pPrChange w:id="85" w:author="li jizhi" w:date="2026-04-28T19:48:00Z">
          <w:pPr>
            <w:tabs>
              <w:tab w:val="right" w:leader="middleDot" w:pos="9240"/>
            </w:tabs>
            <w:spacing w:line="360" w:lineRule="auto"/>
            <w:jc w:val="center"/>
          </w:pPr>
        </w:pPrChange>
      </w:pPr>
      <w:del w:id="86" w:author="li jizhi" w:date="2026-04-28T19:48:00Z">
        <w:r w:rsidDel="00D91FF8">
          <w:rPr>
            <w:b/>
            <w:color w:val="000000"/>
            <w:sz w:val="24"/>
          </w:rPr>
          <w:delText>……</w:delText>
        </w:r>
      </w:del>
    </w:p>
    <w:p w14:paraId="430380AB" w14:textId="159896F6" w:rsidR="004F7976" w:rsidDel="00D91FF8" w:rsidRDefault="004F7976">
      <w:pPr>
        <w:spacing w:beforeLines="150" w:before="468"/>
        <w:rPr>
          <w:del w:id="87" w:author="li jizhi" w:date="2026-04-28T19:48:00Z"/>
          <w:color w:val="000000"/>
          <w:sz w:val="24"/>
        </w:rPr>
        <w:pPrChange w:id="88" w:author="li jizhi" w:date="2026-04-28T19:48:00Z">
          <w:pPr>
            <w:tabs>
              <w:tab w:val="right" w:leader="middleDot" w:pos="9240"/>
            </w:tabs>
            <w:spacing w:line="360" w:lineRule="auto"/>
          </w:pPr>
        </w:pPrChange>
      </w:pPr>
    </w:p>
    <w:p w14:paraId="786BF563" w14:textId="0D436FFF" w:rsidR="004F7976" w:rsidDel="00D91FF8" w:rsidRDefault="007C19F7">
      <w:pPr>
        <w:spacing w:beforeLines="150" w:before="468"/>
        <w:rPr>
          <w:del w:id="89" w:author="li jizhi" w:date="2026-04-28T19:48:00Z"/>
          <w:color w:val="000000"/>
        </w:rPr>
        <w:pPrChange w:id="90" w:author="li jizhi" w:date="2026-04-28T19:48:00Z">
          <w:pPr>
            <w:pStyle w:val="TOC1"/>
          </w:pPr>
        </w:pPrChange>
      </w:pPr>
      <w:del w:id="91" w:author="li jizhi" w:date="2026-04-28T19:48:00Z">
        <w:r w:rsidDel="00D91FF8">
          <w:rPr>
            <w:color w:val="000000"/>
          </w:rPr>
          <w:delText>□□3.6□××××</w:delText>
        </w:r>
        <w:r w:rsidDel="00D91FF8">
          <w:rPr>
            <w:rFonts w:hint="eastAsia"/>
            <w:color w:val="000000"/>
          </w:rPr>
          <w:tab/>
        </w:r>
        <w:r w:rsidDel="00D91FF8">
          <w:rPr>
            <w:color w:val="000000"/>
          </w:rPr>
          <w:delText>35</w:delText>
        </w:r>
      </w:del>
    </w:p>
    <w:p w14:paraId="60B1CBED" w14:textId="6F2C51CA" w:rsidR="004F7976" w:rsidDel="00D91FF8" w:rsidRDefault="004F7976">
      <w:pPr>
        <w:spacing w:beforeLines="150" w:before="468"/>
        <w:rPr>
          <w:del w:id="92" w:author="li jizhi" w:date="2026-04-28T19:48:00Z"/>
          <w:color w:val="000000"/>
          <w:sz w:val="24"/>
        </w:rPr>
        <w:pPrChange w:id="93" w:author="li jizhi" w:date="2026-04-28T19:48:00Z">
          <w:pPr>
            <w:tabs>
              <w:tab w:val="right" w:leader="middleDot" w:pos="9240"/>
            </w:tabs>
            <w:spacing w:line="360" w:lineRule="auto"/>
          </w:pPr>
        </w:pPrChange>
      </w:pPr>
    </w:p>
    <w:p w14:paraId="1FE931C5" w14:textId="563C1B9D" w:rsidR="004F7976" w:rsidDel="00D91FF8" w:rsidRDefault="007C19F7">
      <w:pPr>
        <w:spacing w:beforeLines="150" w:before="468"/>
        <w:rPr>
          <w:del w:id="94" w:author="li jizhi" w:date="2026-04-28T19:48:00Z"/>
          <w:b/>
          <w:color w:val="000000"/>
          <w:sz w:val="24"/>
        </w:rPr>
        <w:pPrChange w:id="95" w:author="li jizhi" w:date="2026-04-28T19:48:00Z">
          <w:pPr>
            <w:tabs>
              <w:tab w:val="right" w:leader="middleDot" w:pos="9240"/>
            </w:tabs>
            <w:spacing w:line="360" w:lineRule="auto"/>
            <w:jc w:val="center"/>
          </w:pPr>
        </w:pPrChange>
      </w:pPr>
      <w:del w:id="96" w:author="li jizhi" w:date="2026-04-28T19:48:00Z">
        <w:r w:rsidDel="00D91FF8">
          <w:rPr>
            <w:b/>
            <w:color w:val="000000"/>
            <w:sz w:val="24"/>
          </w:rPr>
          <w:delText>……</w:delText>
        </w:r>
      </w:del>
    </w:p>
    <w:p w14:paraId="502710E8" w14:textId="1C1DE400" w:rsidR="004F7976" w:rsidDel="00D91FF8" w:rsidRDefault="007C19F7">
      <w:pPr>
        <w:spacing w:beforeLines="150" w:before="468"/>
        <w:rPr>
          <w:del w:id="97" w:author="li jizhi" w:date="2026-04-28T19:48:00Z"/>
          <w:b/>
          <w:color w:val="000000"/>
          <w:sz w:val="24"/>
        </w:rPr>
        <w:pPrChange w:id="98" w:author="li jizhi" w:date="2026-04-28T19:48:00Z">
          <w:pPr>
            <w:tabs>
              <w:tab w:val="right" w:leader="middleDot" w:pos="9240"/>
            </w:tabs>
            <w:spacing w:line="360" w:lineRule="auto"/>
            <w:jc w:val="center"/>
          </w:pPr>
        </w:pPrChange>
      </w:pPr>
      <w:del w:id="99" w:author="li jizhi" w:date="2026-04-28T19:48:00Z">
        <w:r w:rsidDel="00D91FF8">
          <w:rPr>
            <w:b/>
            <w:color w:val="000000"/>
            <w:sz w:val="24"/>
          </w:rPr>
          <w:delText>……</w:delText>
        </w:r>
      </w:del>
    </w:p>
    <w:p w14:paraId="05C072EB" w14:textId="28D3EC2D" w:rsidR="004F7976" w:rsidDel="00D91FF8" w:rsidRDefault="007C19F7">
      <w:pPr>
        <w:spacing w:beforeLines="150" w:before="468"/>
        <w:rPr>
          <w:del w:id="100" w:author="li jizhi" w:date="2026-04-28T19:48:00Z"/>
          <w:color w:val="000000"/>
          <w:sz w:val="24"/>
        </w:rPr>
        <w:pPrChange w:id="101" w:author="li jizhi" w:date="2026-04-28T19:48:00Z">
          <w:pPr>
            <w:tabs>
              <w:tab w:val="right" w:leader="middleDot" w:pos="9240"/>
            </w:tabs>
            <w:spacing w:line="360" w:lineRule="auto"/>
            <w:ind w:rightChars="169" w:right="355"/>
          </w:pPr>
        </w:pPrChange>
      </w:pPr>
      <w:del w:id="102" w:author="li jizhi" w:date="2026-04-28T19:48:00Z">
        <w:r w:rsidDel="00D91FF8">
          <w:rPr>
            <w:color w:val="000000"/>
            <w:sz w:val="24"/>
          </w:rPr>
          <w:delText>参考文献</w:delText>
        </w:r>
        <w:r w:rsidDel="00D91FF8">
          <w:rPr>
            <w:rFonts w:hint="eastAsia"/>
            <w:color w:val="000000"/>
            <w:sz w:val="24"/>
          </w:rPr>
          <w:tab/>
        </w:r>
        <w:r w:rsidDel="00D91FF8">
          <w:rPr>
            <w:color w:val="000000"/>
            <w:sz w:val="24"/>
          </w:rPr>
          <w:delText>50</w:delText>
        </w:r>
      </w:del>
    </w:p>
    <w:p w14:paraId="430564A8" w14:textId="6394D12F" w:rsidR="004F7976" w:rsidDel="00D91FF8" w:rsidRDefault="007C19F7">
      <w:pPr>
        <w:spacing w:beforeLines="150" w:before="468"/>
        <w:rPr>
          <w:del w:id="103" w:author="li jizhi" w:date="2026-04-28T19:48:00Z"/>
          <w:color w:val="000000"/>
          <w:sz w:val="24"/>
        </w:rPr>
        <w:pPrChange w:id="104" w:author="li jizhi" w:date="2026-04-28T19:48:00Z">
          <w:pPr>
            <w:tabs>
              <w:tab w:val="right" w:leader="middleDot" w:pos="9240"/>
            </w:tabs>
            <w:spacing w:line="360" w:lineRule="auto"/>
          </w:pPr>
        </w:pPrChange>
      </w:pPr>
      <w:del w:id="105" w:author="li jizhi" w:date="2026-04-28T19:48:00Z">
        <w:r w:rsidDel="00D91FF8">
          <w:rPr>
            <w:color w:val="000000"/>
            <w:sz w:val="24"/>
          </w:rPr>
          <w:delText>致谢</w:delText>
        </w:r>
        <w:r w:rsidDel="00D91FF8">
          <w:rPr>
            <w:rFonts w:hint="eastAsia"/>
            <w:color w:val="000000"/>
            <w:sz w:val="24"/>
          </w:rPr>
          <w:tab/>
        </w:r>
        <w:r w:rsidDel="00D91FF8">
          <w:rPr>
            <w:color w:val="000000"/>
            <w:sz w:val="24"/>
          </w:rPr>
          <w:delText>51</w:delText>
        </w:r>
      </w:del>
    </w:p>
    <w:p w14:paraId="40F35F37" w14:textId="5F29DAD4" w:rsidR="004F7976" w:rsidDel="00D91FF8" w:rsidRDefault="004F7976">
      <w:pPr>
        <w:spacing w:beforeLines="150" w:before="468"/>
        <w:rPr>
          <w:del w:id="106" w:author="li jizhi" w:date="2026-04-28T19:48:00Z"/>
          <w:color w:val="000000"/>
          <w:sz w:val="24"/>
        </w:rPr>
        <w:pPrChange w:id="107" w:author="li jizhi" w:date="2026-04-28T19:48:00Z">
          <w:pPr>
            <w:spacing w:line="360" w:lineRule="auto"/>
            <w:ind w:rightChars="169" w:right="355"/>
          </w:pPr>
        </w:pPrChange>
      </w:pPr>
    </w:p>
    <w:p w14:paraId="5398A72F" w14:textId="5BF1F1A5" w:rsidR="004F7976" w:rsidRDefault="007C19F7">
      <w:pPr>
        <w:spacing w:beforeLines="150" w:before="468"/>
        <w:rPr>
          <w:ins w:id="108" w:author="li jizhi" w:date="2026-04-27T15:04:00Z"/>
          <w:rFonts w:ascii="黑体" w:eastAsia="黑体"/>
          <w:bCs/>
          <w:color w:val="000000"/>
          <w:kern w:val="44"/>
          <w:sz w:val="36"/>
          <w:szCs w:val="36"/>
        </w:rPr>
        <w:pPrChange w:id="109" w:author="li jizhi" w:date="2026-04-28T19:48:00Z">
          <w:pPr>
            <w:spacing w:beforeLines="150" w:before="468"/>
            <w:ind w:left="851"/>
            <w:jc w:val="center"/>
          </w:pPr>
        </w:pPrChange>
      </w:pPr>
      <w:del w:id="110" w:author="li jizhi" w:date="2026-04-28T19:48:00Z">
        <w:r w:rsidRPr="007D0DEF" w:rsidDel="00D91FF8">
          <w:rPr>
            <w:rFonts w:hint="eastAsia"/>
            <w:color w:val="000000"/>
            <w:rPrChange w:id="111" w:author="li jizhi" w:date="2026-04-27T15:04:00Z">
              <w:rPr>
                <w:rFonts w:hint="eastAsia"/>
              </w:rPr>
            </w:rPrChange>
          </w:rPr>
          <w:delText>（</w:delText>
        </w:r>
        <w:r w:rsidRPr="007D0DEF" w:rsidDel="00D91FF8">
          <w:rPr>
            <w:rFonts w:eastAsia="宋体-18030" w:hint="eastAsia"/>
            <w:color w:val="000000"/>
            <w:rPrChange w:id="112" w:author="li jizhi" w:date="2026-04-27T15:04:00Z">
              <w:rPr>
                <w:rFonts w:hint="eastAsia"/>
              </w:rPr>
            </w:rPrChange>
          </w:rPr>
          <w:delText>宋体小四号，阿拉伯数字为</w:delText>
        </w:r>
        <w:r w:rsidRPr="007D0DEF" w:rsidDel="00D91FF8">
          <w:rPr>
            <w:rFonts w:eastAsia="宋体-18030"/>
            <w:color w:val="000000"/>
            <w:rPrChange w:id="113" w:author="li jizhi" w:date="2026-04-27T15:04:00Z">
              <w:rPr/>
            </w:rPrChange>
          </w:rPr>
          <w:delText>Time New Roman</w:delText>
        </w:r>
        <w:r w:rsidRPr="007D0DEF" w:rsidDel="00D91FF8">
          <w:rPr>
            <w:rFonts w:eastAsia="宋体-18030" w:hint="eastAsia"/>
            <w:color w:val="000000"/>
            <w:rPrChange w:id="114" w:author="li jizhi" w:date="2026-04-27T15:04:00Z">
              <w:rPr>
                <w:rFonts w:hint="eastAsia"/>
              </w:rPr>
            </w:rPrChange>
          </w:rPr>
          <w:delText>小四号）</w:delText>
        </w:r>
      </w:del>
      <w:r w:rsidRPr="007D0DEF">
        <w:rPr>
          <w:b/>
          <w:bCs/>
          <w:color w:val="000000"/>
          <w:sz w:val="24"/>
          <w:rPrChange w:id="115" w:author="li jizhi" w:date="2026-04-27T15:04:00Z">
            <w:rPr>
              <w:b/>
              <w:bCs/>
              <w:sz w:val="24"/>
            </w:rPr>
          </w:rPrChange>
        </w:rPr>
        <w:br w:type="page"/>
      </w:r>
      <w:bookmarkStart w:id="116" w:name="_Toc177972380"/>
      <w:bookmarkEnd w:id="37"/>
      <w:bookmarkEnd w:id="38"/>
      <w:bookmarkEnd w:id="39"/>
      <w:bookmarkEnd w:id="40"/>
      <w:bookmarkEnd w:id="41"/>
      <w:bookmarkEnd w:id="42"/>
      <w:bookmarkEnd w:id="43"/>
      <w:del w:id="117" w:author="li jizhi" w:date="2026-04-27T15:18:00Z">
        <w:r w:rsidRPr="007D0DEF" w:rsidDel="007D0DEF">
          <w:rPr>
            <w:rFonts w:ascii="黑体" w:eastAsia="黑体" w:hint="eastAsia"/>
            <w:bCs/>
            <w:color w:val="000000"/>
            <w:kern w:val="44"/>
            <w:sz w:val="36"/>
            <w:szCs w:val="36"/>
            <w:rPrChange w:id="118" w:author="li jizhi" w:date="2026-04-27T15:04:00Z">
              <w:rPr>
                <w:rFonts w:ascii="黑体" w:eastAsia="黑体" w:hint="eastAsia"/>
                <w:bCs/>
                <w:color w:val="000000"/>
                <w:sz w:val="36"/>
                <w:szCs w:val="36"/>
              </w:rPr>
            </w:rPrChange>
          </w:rPr>
          <w:delText>第1章</w:delText>
        </w:r>
        <w:r w:rsidRPr="007D0DEF" w:rsidDel="007D0DEF">
          <w:rPr>
            <w:rFonts w:ascii="黑体" w:eastAsia="黑体"/>
            <w:bCs/>
            <w:color w:val="000000"/>
            <w:kern w:val="44"/>
            <w:sz w:val="36"/>
            <w:szCs w:val="36"/>
            <w:rPrChange w:id="119" w:author="li jizhi" w:date="2026-04-27T15:04:00Z">
              <w:rPr>
                <w:rFonts w:ascii="黑体" w:eastAsia="黑体"/>
                <w:bCs/>
                <w:color w:val="000000"/>
                <w:sz w:val="36"/>
                <w:szCs w:val="36"/>
              </w:rPr>
            </w:rPrChange>
          </w:rPr>
          <w:delText xml:space="preserve"> </w:delText>
        </w:r>
        <w:r w:rsidRPr="007D0DEF" w:rsidDel="007D0DEF">
          <w:rPr>
            <w:rFonts w:ascii="黑体" w:eastAsia="黑体" w:hint="eastAsia"/>
            <w:bCs/>
            <w:color w:val="000000"/>
            <w:kern w:val="44"/>
            <w:sz w:val="36"/>
            <w:szCs w:val="36"/>
            <w:rPrChange w:id="120" w:author="li jizhi" w:date="2026-04-27T15:04:00Z">
              <w:rPr>
                <w:rFonts w:ascii="黑体" w:eastAsia="黑体" w:hint="eastAsia"/>
                <w:bCs/>
                <w:color w:val="000000"/>
                <w:sz w:val="36"/>
                <w:szCs w:val="36"/>
              </w:rPr>
            </w:rPrChange>
          </w:rPr>
          <w:delText>绪论</w:delText>
        </w:r>
      </w:del>
      <w:bookmarkEnd w:id="44"/>
      <w:bookmarkEnd w:id="45"/>
      <w:bookmarkEnd w:id="116"/>
      <w:del w:id="121" w:author="li jizhi" w:date="2026-04-27T14:43:00Z">
        <w:r w:rsidRPr="007D0DEF" w:rsidDel="00DB38A3">
          <w:rPr>
            <w:rFonts w:ascii="黑体" w:eastAsia="黑体" w:hint="eastAsia"/>
            <w:bCs/>
            <w:color w:val="000000"/>
            <w:kern w:val="44"/>
            <w:sz w:val="36"/>
            <w:szCs w:val="36"/>
            <w:rPrChange w:id="122" w:author="li jizhi" w:date="2026-04-27T15:04:00Z">
              <w:rPr>
                <w:rFonts w:ascii="宋体" w:hAnsi="宋体" w:hint="eastAsia"/>
                <w:b/>
                <w:color w:val="000000"/>
                <w:sz w:val="24"/>
              </w:rPr>
            </w:rPrChange>
          </w:rPr>
          <w:delText>（黑体小二号）</w:delText>
        </w:r>
      </w:del>
    </w:p>
    <w:p w14:paraId="7C1ACD97" w14:textId="3B5A3C17" w:rsidR="007D0DEF" w:rsidRPr="00D91FF8" w:rsidRDefault="007D0DEF">
      <w:pPr>
        <w:pStyle w:val="af4"/>
        <w:keepNext/>
        <w:keepLines/>
        <w:numPr>
          <w:ilvl w:val="0"/>
          <w:numId w:val="2"/>
        </w:numPr>
        <w:spacing w:beforeLines="50" w:before="156" w:afterLines="50" w:after="156" w:line="400" w:lineRule="exact"/>
        <w:ind w:firstLineChars="0"/>
        <w:jc w:val="center"/>
        <w:outlineLvl w:val="1"/>
        <w:rPr>
          <w:rFonts w:ascii="黑体" w:eastAsia="黑体"/>
          <w:bCs/>
          <w:color w:val="000000"/>
          <w:sz w:val="36"/>
          <w:szCs w:val="36"/>
          <w:rPrChange w:id="123" w:author="li jizhi" w:date="2026-04-28T19:40:00Z">
            <w:rPr>
              <w:rFonts w:ascii="黑体" w:eastAsia="黑体"/>
              <w:b/>
              <w:color w:val="000000"/>
              <w:sz w:val="36"/>
              <w:szCs w:val="36"/>
            </w:rPr>
          </w:rPrChange>
        </w:rPr>
        <w:pPrChange w:id="124" w:author="li jizhi" w:date="2026-04-28T19:40:00Z">
          <w:pPr>
            <w:spacing w:beforeLines="150" w:before="468"/>
            <w:ind w:firstLineChars="274" w:firstLine="986"/>
            <w:jc w:val="center"/>
          </w:pPr>
        </w:pPrChange>
      </w:pPr>
      <w:bookmarkStart w:id="125" w:name="_Toc228371507"/>
      <w:ins w:id="126" w:author="li jizhi" w:date="2026-04-27T15:18:00Z">
        <w:r w:rsidRPr="00D91FF8">
          <w:rPr>
            <w:rFonts w:ascii="黑体" w:eastAsia="黑体" w:hint="eastAsia"/>
            <w:bCs/>
            <w:color w:val="000000"/>
            <w:sz w:val="36"/>
            <w:szCs w:val="36"/>
            <w:rPrChange w:id="127" w:author="li jizhi" w:date="2026-04-28T19:40:00Z">
              <w:rPr>
                <w:rFonts w:ascii="黑体" w:eastAsia="黑体" w:hint="eastAsia"/>
                <w:bCs/>
                <w:color w:val="000000"/>
                <w:kern w:val="44"/>
                <w:sz w:val="36"/>
                <w:szCs w:val="36"/>
              </w:rPr>
            </w:rPrChange>
          </w:rPr>
          <w:lastRenderedPageBreak/>
          <w:t>绪论</w:t>
        </w:r>
      </w:ins>
      <w:bookmarkEnd w:id="125"/>
    </w:p>
    <w:p w14:paraId="225286A0" w14:textId="77777777" w:rsidR="004F7976" w:rsidRDefault="007C19F7">
      <w:pPr>
        <w:spacing w:line="400" w:lineRule="exact"/>
        <w:ind w:firstLineChars="200" w:firstLine="480"/>
        <w:rPr>
          <w:rFonts w:ascii="宋体" w:hAnsi="宋体"/>
          <w:color w:val="000000"/>
          <w:spacing w:val="-4"/>
          <w:sz w:val="24"/>
        </w:rPr>
      </w:pPr>
      <w:r>
        <w:rPr>
          <w:rFonts w:ascii="宋体" w:hAnsi="宋体"/>
          <w:color w:val="000000"/>
          <w:sz w:val="24"/>
        </w:rPr>
        <w:t>××××××××××××××××××××××××××××××××××××</w:t>
      </w:r>
      <w:r>
        <w:rPr>
          <w:rFonts w:ascii="宋体" w:hAnsi="宋体"/>
          <w:color w:val="000000"/>
          <w:spacing w:val="-4"/>
          <w:sz w:val="24"/>
        </w:rPr>
        <w:t>。</w:t>
      </w:r>
      <w:r>
        <w:rPr>
          <w:rFonts w:ascii="宋体" w:hAnsi="宋体" w:hint="eastAsia"/>
          <w:color w:val="000000"/>
          <w:spacing w:val="-4"/>
          <w:sz w:val="24"/>
        </w:rPr>
        <w:t>（宋体小四号）</w:t>
      </w:r>
    </w:p>
    <w:p w14:paraId="530365B7" w14:textId="6D947D0C" w:rsidR="004F7976" w:rsidRPr="00832D6F" w:rsidRDefault="007C19F7">
      <w:pPr>
        <w:pStyle w:val="af4"/>
        <w:keepNext/>
        <w:keepLines/>
        <w:numPr>
          <w:ilvl w:val="1"/>
          <w:numId w:val="2"/>
        </w:numPr>
        <w:spacing w:beforeLines="50" w:before="156" w:afterLines="50" w:after="156" w:line="400" w:lineRule="exact"/>
        <w:ind w:left="567" w:firstLineChars="0"/>
        <w:jc w:val="left"/>
        <w:outlineLvl w:val="1"/>
        <w:rPr>
          <w:rFonts w:ascii="黑体" w:eastAsia="黑体"/>
          <w:bCs/>
          <w:color w:val="000000"/>
          <w:sz w:val="30"/>
          <w:szCs w:val="30"/>
          <w:rPrChange w:id="128" w:author="li jizhi" w:date="2026-04-27T15:30:00Z">
            <w:rPr>
              <w:sz w:val="30"/>
              <w:szCs w:val="30"/>
            </w:rPr>
          </w:rPrChange>
        </w:rPr>
        <w:pPrChange w:id="129" w:author="li jizhi" w:date="2026-04-27T15:30:00Z">
          <w:pPr>
            <w:keepNext/>
            <w:keepLines/>
            <w:spacing w:beforeLines="50" w:before="156" w:afterLines="50" w:after="156" w:line="400" w:lineRule="exact"/>
            <w:jc w:val="left"/>
            <w:outlineLvl w:val="1"/>
          </w:pPr>
        </w:pPrChange>
      </w:pPr>
      <w:bookmarkStart w:id="130" w:name="_Toc177972381"/>
      <w:del w:id="131" w:author="li jizhi" w:date="2026-04-27T15:30:00Z">
        <w:r w:rsidRPr="00832D6F" w:rsidDel="00832D6F">
          <w:rPr>
            <w:rFonts w:ascii="黑体" w:eastAsia="黑体"/>
            <w:bCs/>
            <w:color w:val="000000"/>
            <w:sz w:val="32"/>
            <w:szCs w:val="32"/>
            <w:rPrChange w:id="132" w:author="li jizhi" w:date="2026-04-27T15:30:00Z">
              <w:rPr/>
            </w:rPrChange>
          </w:rPr>
          <w:delText xml:space="preserve">1.1 </w:delText>
        </w:r>
      </w:del>
      <w:bookmarkStart w:id="133" w:name="_Toc228371508"/>
      <w:ins w:id="134" w:author="li jizhi" w:date="2026-04-27T13:38:00Z">
        <w:r w:rsidR="00727AD1" w:rsidRPr="00832D6F">
          <w:rPr>
            <w:rFonts w:ascii="黑体" w:eastAsia="黑体" w:hint="eastAsia"/>
            <w:bCs/>
            <w:color w:val="000000"/>
            <w:sz w:val="32"/>
            <w:szCs w:val="32"/>
            <w:rPrChange w:id="135" w:author="li jizhi" w:date="2026-04-27T15:30:00Z">
              <w:rPr>
                <w:rFonts w:hint="eastAsia"/>
              </w:rPr>
            </w:rPrChange>
          </w:rPr>
          <w:t>研究背景与意义</w:t>
        </w:r>
      </w:ins>
      <w:bookmarkEnd w:id="133"/>
      <w:del w:id="136" w:author="li jizhi" w:date="2026-04-27T13:38:00Z">
        <w:r w:rsidRPr="00832D6F" w:rsidDel="00727AD1">
          <w:rPr>
            <w:rFonts w:ascii="黑体" w:eastAsia="黑体" w:hint="eastAsia"/>
            <w:bCs/>
            <w:color w:val="000000"/>
            <w:sz w:val="32"/>
            <w:szCs w:val="32"/>
            <w:rPrChange w:id="137" w:author="li jizhi" w:date="2026-04-27T15:30:00Z">
              <w:rPr>
                <w:rFonts w:hint="eastAsia"/>
              </w:rPr>
            </w:rPrChange>
          </w:rPr>
          <w:delText>×××</w:delText>
        </w:r>
      </w:del>
      <w:bookmarkEnd w:id="130"/>
      <w:del w:id="138" w:author="li jizhi" w:date="2026-04-27T15:31:00Z">
        <w:r w:rsidRPr="00832D6F" w:rsidDel="00832D6F">
          <w:rPr>
            <w:rFonts w:ascii="宋体" w:hAnsi="宋体" w:hint="eastAsia"/>
            <w:bCs/>
            <w:color w:val="000000"/>
            <w:sz w:val="24"/>
            <w:rPrChange w:id="139" w:author="li jizhi" w:date="2026-04-27T15:30:00Z">
              <w:rPr>
                <w:rFonts w:ascii="宋体" w:hAnsi="宋体" w:hint="eastAsia"/>
                <w:sz w:val="24"/>
              </w:rPr>
            </w:rPrChange>
          </w:rPr>
          <w:delText>（黑体三号）</w:delText>
        </w:r>
      </w:del>
    </w:p>
    <w:p w14:paraId="44620329" w14:textId="77777777" w:rsidR="004F7976" w:rsidRDefault="007C19F7">
      <w:pPr>
        <w:spacing w:line="400" w:lineRule="exact"/>
        <w:ind w:firstLineChars="200" w:firstLine="480"/>
        <w:rPr>
          <w:rFonts w:ascii="宋体" w:hAnsi="宋体"/>
          <w:color w:val="000000"/>
          <w:sz w:val="24"/>
        </w:rPr>
      </w:pPr>
      <w:r>
        <w:rPr>
          <w:rFonts w:ascii="宋体" w:hAnsi="宋体"/>
          <w:color w:val="000000"/>
          <w:sz w:val="24"/>
        </w:rPr>
        <w:t>××××××××××××××××××××××××××××××××××××××××</w:t>
      </w:r>
      <w:r>
        <w:rPr>
          <w:rFonts w:ascii="宋体" w:hAnsi="宋体" w:hint="eastAsia"/>
          <w:color w:val="000000"/>
          <w:sz w:val="24"/>
        </w:rPr>
        <w:t>。</w:t>
      </w:r>
      <w:r>
        <w:rPr>
          <w:rFonts w:ascii="宋体" w:hAnsi="宋体" w:hint="eastAsia"/>
          <w:color w:val="000000"/>
          <w:spacing w:val="-4"/>
          <w:sz w:val="24"/>
        </w:rPr>
        <w:t>（宋体小四号）</w:t>
      </w:r>
    </w:p>
    <w:p w14:paraId="7F200206" w14:textId="6FCAB88E" w:rsidR="004F7976" w:rsidRPr="00832D6F" w:rsidRDefault="007C19F7">
      <w:pPr>
        <w:pStyle w:val="af4"/>
        <w:keepNext/>
        <w:keepLines/>
        <w:numPr>
          <w:ilvl w:val="1"/>
          <w:numId w:val="2"/>
        </w:numPr>
        <w:spacing w:beforeLines="50" w:before="156" w:afterLines="50" w:after="156" w:line="400" w:lineRule="exact"/>
        <w:ind w:left="567" w:firstLineChars="0"/>
        <w:jc w:val="left"/>
        <w:outlineLvl w:val="1"/>
        <w:rPr>
          <w:rFonts w:ascii="黑体" w:eastAsia="黑体"/>
          <w:bCs/>
          <w:color w:val="000000"/>
          <w:sz w:val="32"/>
          <w:szCs w:val="32"/>
          <w:rPrChange w:id="140" w:author="li jizhi" w:date="2026-04-27T15:30:00Z">
            <w:rPr>
              <w:rFonts w:ascii="宋体" w:hAnsi="宋体"/>
              <w:sz w:val="24"/>
            </w:rPr>
          </w:rPrChange>
        </w:rPr>
        <w:pPrChange w:id="141" w:author="li jizhi" w:date="2026-04-27T15:30:00Z">
          <w:pPr>
            <w:keepNext/>
            <w:keepLines/>
            <w:spacing w:beforeLines="50" w:before="156" w:afterLines="50" w:after="156" w:line="400" w:lineRule="exact"/>
            <w:jc w:val="left"/>
            <w:outlineLvl w:val="1"/>
          </w:pPr>
        </w:pPrChange>
      </w:pPr>
      <w:del w:id="142" w:author="li jizhi" w:date="2026-04-27T15:30:00Z">
        <w:r w:rsidRPr="00832D6F" w:rsidDel="00832D6F">
          <w:rPr>
            <w:rFonts w:ascii="黑体" w:eastAsia="黑体"/>
            <w:bCs/>
            <w:color w:val="000000"/>
            <w:sz w:val="32"/>
            <w:szCs w:val="32"/>
            <w:rPrChange w:id="143" w:author="li jizhi" w:date="2026-04-27T15:30:00Z">
              <w:rPr/>
            </w:rPrChange>
          </w:rPr>
          <w:delText xml:space="preserve">1.2 </w:delText>
        </w:r>
      </w:del>
      <w:bookmarkStart w:id="144" w:name="_Toc228371509"/>
      <w:ins w:id="145" w:author="li jizhi" w:date="2026-04-27T13:38:00Z">
        <w:r w:rsidR="00727AD1" w:rsidRPr="00832D6F">
          <w:rPr>
            <w:rFonts w:ascii="黑体" w:eastAsia="黑体" w:hint="eastAsia"/>
            <w:bCs/>
            <w:color w:val="000000"/>
            <w:sz w:val="32"/>
            <w:szCs w:val="32"/>
            <w:rPrChange w:id="146" w:author="li jizhi" w:date="2026-04-27T15:30:00Z">
              <w:rPr>
                <w:rFonts w:hint="eastAsia"/>
              </w:rPr>
            </w:rPrChange>
          </w:rPr>
          <w:t>国内外研究现状</w:t>
        </w:r>
      </w:ins>
      <w:bookmarkEnd w:id="144"/>
      <w:del w:id="147" w:author="li jizhi" w:date="2026-04-27T13:38:00Z">
        <w:r w:rsidRPr="00832D6F" w:rsidDel="00727AD1">
          <w:rPr>
            <w:rFonts w:ascii="黑体" w:eastAsia="黑体" w:hint="eastAsia"/>
            <w:bCs/>
            <w:color w:val="000000"/>
            <w:sz w:val="32"/>
            <w:szCs w:val="32"/>
            <w:rPrChange w:id="148" w:author="li jizhi" w:date="2026-04-27T15:30:00Z">
              <w:rPr>
                <w:rFonts w:hint="eastAsia"/>
              </w:rPr>
            </w:rPrChange>
          </w:rPr>
          <w:delText>×××</w:delText>
        </w:r>
      </w:del>
      <w:del w:id="149" w:author="li jizhi" w:date="2026-04-27T15:31:00Z">
        <w:r w:rsidRPr="00832D6F" w:rsidDel="00832D6F">
          <w:rPr>
            <w:rFonts w:ascii="黑体" w:eastAsia="黑体" w:hint="eastAsia"/>
            <w:bCs/>
            <w:color w:val="000000"/>
            <w:sz w:val="32"/>
            <w:szCs w:val="32"/>
            <w:rPrChange w:id="150" w:author="li jizhi" w:date="2026-04-27T15:30:00Z">
              <w:rPr>
                <w:rFonts w:ascii="宋体" w:hAnsi="宋体" w:hint="eastAsia"/>
                <w:sz w:val="24"/>
              </w:rPr>
            </w:rPrChange>
          </w:rPr>
          <w:delText>（黑体三号）</w:delText>
        </w:r>
      </w:del>
    </w:p>
    <w:p w14:paraId="09FAA0FC" w14:textId="77777777" w:rsidR="004F7976" w:rsidRDefault="007C19F7">
      <w:pPr>
        <w:spacing w:line="400" w:lineRule="exact"/>
        <w:ind w:leftChars="199" w:left="418"/>
        <w:rPr>
          <w:rFonts w:ascii="宋体" w:hAnsi="宋体"/>
          <w:color w:val="000000"/>
          <w:sz w:val="24"/>
        </w:rPr>
      </w:pPr>
      <w:r>
        <w:rPr>
          <w:rFonts w:ascii="宋体" w:hAnsi="宋体"/>
          <w:color w:val="000000"/>
          <w:sz w:val="24"/>
        </w:rPr>
        <w:t>××××××××××××××××××××××××××××××××</w:t>
      </w:r>
    </w:p>
    <w:p w14:paraId="6EFEA050" w14:textId="70866B83" w:rsidR="004F7976" w:rsidRDefault="007C19F7">
      <w:pPr>
        <w:spacing w:line="400" w:lineRule="exact"/>
        <w:rPr>
          <w:ins w:id="151" w:author="li jizhi" w:date="2026-04-27T14:00:00Z"/>
          <w:rFonts w:ascii="宋体" w:hAnsi="宋体"/>
          <w:color w:val="000000"/>
          <w:spacing w:val="-4"/>
          <w:sz w:val="24"/>
        </w:rPr>
      </w:pPr>
      <w:r>
        <w:rPr>
          <w:rFonts w:ascii="宋体" w:hAnsi="宋体"/>
          <w:color w:val="000000"/>
          <w:sz w:val="24"/>
        </w:rPr>
        <w:t>××××××××</w:t>
      </w:r>
      <w:r>
        <w:rPr>
          <w:rFonts w:ascii="宋体" w:hAnsi="宋体" w:hint="eastAsia"/>
          <w:color w:val="000000"/>
          <w:sz w:val="24"/>
        </w:rPr>
        <w:t>。</w:t>
      </w:r>
      <w:r>
        <w:rPr>
          <w:rFonts w:ascii="宋体" w:hAnsi="宋体" w:hint="eastAsia"/>
          <w:color w:val="000000"/>
          <w:spacing w:val="-4"/>
          <w:sz w:val="24"/>
        </w:rPr>
        <w:t>（宋体小四号）</w:t>
      </w:r>
    </w:p>
    <w:p w14:paraId="6FD77600" w14:textId="4FB29B29" w:rsidR="00DC6E41" w:rsidRDefault="00DC6E41">
      <w:pPr>
        <w:pStyle w:val="af4"/>
        <w:keepNext/>
        <w:keepLines/>
        <w:numPr>
          <w:ilvl w:val="1"/>
          <w:numId w:val="2"/>
        </w:numPr>
        <w:spacing w:beforeLines="50" w:before="156" w:afterLines="50" w:after="156" w:line="400" w:lineRule="exact"/>
        <w:ind w:left="567" w:firstLineChars="0"/>
        <w:jc w:val="left"/>
        <w:outlineLvl w:val="1"/>
        <w:rPr>
          <w:ins w:id="152" w:author="li jizhi" w:date="2026-04-27T14:00:00Z"/>
          <w:rFonts w:ascii="黑体" w:eastAsia="黑体"/>
          <w:bCs/>
          <w:color w:val="000000"/>
          <w:sz w:val="32"/>
          <w:szCs w:val="32"/>
        </w:rPr>
        <w:pPrChange w:id="153" w:author="li jizhi" w:date="2026-04-27T15:31:00Z">
          <w:pPr>
            <w:keepNext/>
            <w:keepLines/>
            <w:spacing w:beforeLines="50" w:before="156" w:afterLines="50" w:after="156" w:line="400" w:lineRule="exact"/>
            <w:jc w:val="left"/>
            <w:outlineLvl w:val="1"/>
          </w:pPr>
        </w:pPrChange>
      </w:pPr>
      <w:bookmarkStart w:id="154" w:name="_Toc228371510"/>
      <w:ins w:id="155" w:author="li jizhi" w:date="2026-04-27T14:00:00Z">
        <w:r w:rsidRPr="00DC6E41">
          <w:rPr>
            <w:rFonts w:ascii="黑体" w:eastAsia="黑体" w:hint="eastAsia"/>
            <w:bCs/>
            <w:color w:val="000000"/>
            <w:sz w:val="32"/>
            <w:szCs w:val="32"/>
            <w:rPrChange w:id="156" w:author="li jizhi" w:date="2026-04-27T14:00:00Z">
              <w:rPr>
                <w:rFonts w:ascii="Segoe UI" w:hAnsi="Segoe UI" w:cs="Segoe UI" w:hint="eastAsia"/>
                <w:color w:val="3B3B3B"/>
                <w:sz w:val="20"/>
                <w:szCs w:val="20"/>
                <w:shd w:val="clear" w:color="auto" w:fill="F8F8F8"/>
              </w:rPr>
            </w:rPrChange>
          </w:rPr>
          <w:t>研究内容</w:t>
        </w:r>
        <w:bookmarkEnd w:id="154"/>
      </w:ins>
    </w:p>
    <w:p w14:paraId="61E4B4E6" w14:textId="1DFCCD60" w:rsidR="00DC6E41" w:rsidRPr="00DC6E41" w:rsidRDefault="00DC6E41">
      <w:pPr>
        <w:spacing w:line="400" w:lineRule="exact"/>
        <w:ind w:leftChars="199" w:left="418"/>
        <w:rPr>
          <w:ins w:id="157" w:author="li jizhi" w:date="2026-04-27T14:00:00Z"/>
          <w:rFonts w:ascii="宋体" w:hAnsi="宋体"/>
          <w:color w:val="000000"/>
          <w:sz w:val="24"/>
          <w:rPrChange w:id="158" w:author="li jizhi" w:date="2026-04-27T14:00:00Z">
            <w:rPr>
              <w:ins w:id="159" w:author="li jizhi" w:date="2026-04-27T14:00:00Z"/>
              <w:rFonts w:ascii="黑体" w:eastAsia="黑体"/>
              <w:bCs/>
              <w:color w:val="000000"/>
              <w:sz w:val="32"/>
              <w:szCs w:val="32"/>
            </w:rPr>
          </w:rPrChange>
        </w:rPr>
        <w:pPrChange w:id="160" w:author="li jizhi" w:date="2026-04-27T14:00:00Z">
          <w:pPr>
            <w:keepNext/>
            <w:keepLines/>
            <w:spacing w:beforeLines="50" w:before="156" w:afterLines="50" w:after="156" w:line="400" w:lineRule="exact"/>
            <w:jc w:val="left"/>
            <w:outlineLvl w:val="1"/>
          </w:pPr>
        </w:pPrChange>
      </w:pPr>
    </w:p>
    <w:p w14:paraId="065F8BFC" w14:textId="262F9D60" w:rsidR="00DC6E41" w:rsidRDefault="00DC6E41">
      <w:pPr>
        <w:pStyle w:val="af4"/>
        <w:keepNext/>
        <w:keepLines/>
        <w:numPr>
          <w:ilvl w:val="1"/>
          <w:numId w:val="2"/>
        </w:numPr>
        <w:spacing w:beforeLines="50" w:before="156" w:afterLines="50" w:after="156" w:line="400" w:lineRule="exact"/>
        <w:ind w:left="567" w:firstLineChars="0"/>
        <w:jc w:val="left"/>
        <w:outlineLvl w:val="1"/>
        <w:rPr>
          <w:ins w:id="161" w:author="li jizhi" w:date="2026-04-27T14:01:00Z"/>
          <w:rFonts w:ascii="黑体" w:eastAsia="黑体"/>
          <w:bCs/>
          <w:color w:val="000000"/>
          <w:sz w:val="32"/>
          <w:szCs w:val="32"/>
        </w:rPr>
        <w:pPrChange w:id="162" w:author="li jizhi" w:date="2026-04-27T15:31:00Z">
          <w:pPr>
            <w:keepNext/>
            <w:keepLines/>
            <w:spacing w:beforeLines="50" w:before="156" w:afterLines="50" w:after="156" w:line="400" w:lineRule="exact"/>
            <w:jc w:val="left"/>
            <w:outlineLvl w:val="1"/>
          </w:pPr>
        </w:pPrChange>
      </w:pPr>
      <w:bookmarkStart w:id="163" w:name="_Toc228371511"/>
      <w:ins w:id="164" w:author="li jizhi" w:date="2026-04-27T14:01:00Z">
        <w:r w:rsidRPr="00DC6E41">
          <w:rPr>
            <w:rFonts w:ascii="黑体" w:eastAsia="黑体" w:hint="eastAsia"/>
            <w:bCs/>
            <w:color w:val="000000"/>
            <w:sz w:val="32"/>
            <w:szCs w:val="32"/>
          </w:rPr>
          <w:t>研究方法与技术路线</w:t>
        </w:r>
        <w:bookmarkEnd w:id="163"/>
      </w:ins>
    </w:p>
    <w:p w14:paraId="60E0B997" w14:textId="283CC80C" w:rsidR="00DC6E41" w:rsidRPr="00DC6E41" w:rsidRDefault="00DC6E41">
      <w:pPr>
        <w:spacing w:line="400" w:lineRule="exact"/>
        <w:ind w:leftChars="199" w:left="418"/>
        <w:rPr>
          <w:ins w:id="165" w:author="li jizhi" w:date="2026-04-27T14:01:00Z"/>
          <w:rFonts w:ascii="宋体" w:hAnsi="宋体"/>
          <w:color w:val="000000"/>
          <w:sz w:val="24"/>
          <w:rPrChange w:id="166" w:author="li jizhi" w:date="2026-04-27T14:01:00Z">
            <w:rPr>
              <w:ins w:id="167" w:author="li jizhi" w:date="2026-04-27T14:01:00Z"/>
              <w:rFonts w:ascii="黑体" w:eastAsia="黑体"/>
              <w:bCs/>
              <w:color w:val="000000"/>
              <w:sz w:val="32"/>
              <w:szCs w:val="32"/>
            </w:rPr>
          </w:rPrChange>
        </w:rPr>
        <w:pPrChange w:id="168" w:author="li jizhi" w:date="2026-04-27T14:01:00Z">
          <w:pPr>
            <w:keepNext/>
            <w:keepLines/>
            <w:spacing w:beforeLines="50" w:before="156" w:afterLines="50" w:after="156" w:line="400" w:lineRule="exact"/>
            <w:jc w:val="left"/>
            <w:outlineLvl w:val="1"/>
          </w:pPr>
        </w:pPrChange>
      </w:pPr>
    </w:p>
    <w:p w14:paraId="3ED3474E" w14:textId="4054A52B" w:rsidR="00DC6E41" w:rsidRPr="00DC6E41" w:rsidRDefault="00502B1B">
      <w:pPr>
        <w:pStyle w:val="af4"/>
        <w:keepNext/>
        <w:keepLines/>
        <w:numPr>
          <w:ilvl w:val="1"/>
          <w:numId w:val="2"/>
        </w:numPr>
        <w:spacing w:beforeLines="50" w:before="156" w:afterLines="50" w:after="156" w:line="400" w:lineRule="exact"/>
        <w:ind w:left="567" w:firstLineChars="0"/>
        <w:jc w:val="left"/>
        <w:outlineLvl w:val="1"/>
        <w:rPr>
          <w:rFonts w:ascii="黑体" w:eastAsia="黑体"/>
          <w:bCs/>
          <w:color w:val="000000"/>
          <w:sz w:val="32"/>
          <w:szCs w:val="32"/>
          <w:rPrChange w:id="169" w:author="li jizhi" w:date="2026-04-27T14:00:00Z">
            <w:rPr>
              <w:rFonts w:ascii="宋体" w:hAnsi="宋体"/>
              <w:color w:val="000000"/>
              <w:sz w:val="24"/>
            </w:rPr>
          </w:rPrChange>
        </w:rPr>
        <w:pPrChange w:id="170" w:author="li jizhi" w:date="2026-04-27T15:31:00Z">
          <w:pPr>
            <w:spacing w:line="400" w:lineRule="exact"/>
          </w:pPr>
        </w:pPrChange>
      </w:pPr>
      <w:bookmarkStart w:id="171" w:name="_Toc228371512"/>
      <w:ins w:id="172" w:author="li jizhi" w:date="2026-04-27T14:19:00Z">
        <w:r w:rsidRPr="00502B1B">
          <w:rPr>
            <w:rFonts w:ascii="黑体" w:eastAsia="黑体" w:hint="eastAsia"/>
            <w:bCs/>
            <w:color w:val="000000"/>
            <w:sz w:val="32"/>
            <w:szCs w:val="32"/>
          </w:rPr>
          <w:t>论文</w:t>
        </w:r>
      </w:ins>
      <w:r w:rsidR="00C82960">
        <w:rPr>
          <w:rFonts w:ascii="黑体" w:eastAsia="黑体" w:hint="eastAsia"/>
          <w:bCs/>
          <w:color w:val="000000"/>
          <w:sz w:val="32"/>
          <w:szCs w:val="32"/>
        </w:rPr>
        <w:t>组织</w:t>
      </w:r>
      <w:ins w:id="173" w:author="li jizhi" w:date="2026-04-27T14:19:00Z">
        <w:r w:rsidRPr="00502B1B">
          <w:rPr>
            <w:rFonts w:ascii="黑体" w:eastAsia="黑体" w:hint="eastAsia"/>
            <w:bCs/>
            <w:color w:val="000000"/>
            <w:sz w:val="32"/>
            <w:szCs w:val="32"/>
          </w:rPr>
          <w:t>结构</w:t>
        </w:r>
      </w:ins>
      <w:bookmarkEnd w:id="171"/>
    </w:p>
    <w:p w14:paraId="395902D1" w14:textId="54A5C3D1" w:rsidR="004F7976" w:rsidDel="00502B1B" w:rsidRDefault="007C19F7">
      <w:pPr>
        <w:keepNext/>
        <w:keepLines/>
        <w:spacing w:beforeLines="50" w:before="156" w:afterLines="50" w:after="156" w:line="400" w:lineRule="exact"/>
        <w:jc w:val="left"/>
        <w:outlineLvl w:val="1"/>
        <w:rPr>
          <w:del w:id="174" w:author="li jizhi" w:date="2026-04-27T14:19:00Z"/>
          <w:rFonts w:ascii="宋体" w:hAnsi="宋体"/>
          <w:bCs/>
          <w:color w:val="000000"/>
          <w:sz w:val="24"/>
        </w:rPr>
      </w:pPr>
      <w:del w:id="175" w:author="li jizhi" w:date="2026-04-27T14:19:00Z">
        <w:r w:rsidDel="00502B1B">
          <w:rPr>
            <w:rFonts w:ascii="黑体" w:eastAsia="黑体" w:hint="eastAsia"/>
            <w:bCs/>
            <w:color w:val="000000"/>
            <w:sz w:val="28"/>
            <w:szCs w:val="28"/>
          </w:rPr>
          <w:delText>1.2.1</w:delText>
        </w:r>
      </w:del>
      <w:del w:id="176" w:author="li jizhi" w:date="2026-04-27T14:01:00Z">
        <w:r w:rsidDel="00DC6E41">
          <w:rPr>
            <w:rFonts w:ascii="黑体" w:eastAsia="黑体" w:hint="eastAsia"/>
            <w:bCs/>
            <w:color w:val="000000"/>
            <w:sz w:val="28"/>
            <w:szCs w:val="28"/>
          </w:rPr>
          <w:delText xml:space="preserve"> </w:delText>
        </w:r>
      </w:del>
      <w:del w:id="177" w:author="li jizhi" w:date="2026-04-27T13:38:00Z">
        <w:r w:rsidDel="00727AD1">
          <w:rPr>
            <w:rFonts w:ascii="黑体" w:eastAsia="黑体" w:hint="eastAsia"/>
            <w:bCs/>
            <w:color w:val="000000"/>
            <w:sz w:val="28"/>
            <w:szCs w:val="28"/>
          </w:rPr>
          <w:delText>×××</w:delText>
        </w:r>
      </w:del>
      <w:del w:id="178" w:author="li jizhi" w:date="2026-04-27T14:19:00Z">
        <w:r w:rsidDel="00502B1B">
          <w:rPr>
            <w:rFonts w:ascii="宋体" w:hAnsi="宋体" w:hint="eastAsia"/>
            <w:bCs/>
            <w:color w:val="000000"/>
            <w:sz w:val="24"/>
          </w:rPr>
          <w:delText>（黑体四号）</w:delText>
        </w:r>
      </w:del>
    </w:p>
    <w:p w14:paraId="26CDD92E" w14:textId="77777777" w:rsidR="004F7976" w:rsidRDefault="007C19F7">
      <w:pPr>
        <w:spacing w:line="400" w:lineRule="exact"/>
        <w:ind w:leftChars="199" w:left="418"/>
        <w:rPr>
          <w:rFonts w:ascii="宋体" w:hAnsi="宋体"/>
          <w:color w:val="000000"/>
          <w:sz w:val="24"/>
        </w:rPr>
      </w:pPr>
      <w:r>
        <w:rPr>
          <w:rFonts w:ascii="宋体" w:hAnsi="宋体"/>
          <w:color w:val="000000"/>
          <w:sz w:val="24"/>
        </w:rPr>
        <w:t>××××××××××××××××××××××××××××××××</w:t>
      </w:r>
    </w:p>
    <w:p w14:paraId="4211779A" w14:textId="77777777" w:rsidR="004F7976" w:rsidRDefault="007C19F7">
      <w:pPr>
        <w:spacing w:line="400" w:lineRule="exact"/>
        <w:rPr>
          <w:rFonts w:ascii="宋体" w:hAnsi="宋体"/>
          <w:color w:val="000000"/>
          <w:sz w:val="24"/>
        </w:rPr>
      </w:pPr>
      <w:r>
        <w:rPr>
          <w:rFonts w:ascii="宋体" w:hAnsi="宋体"/>
          <w:color w:val="000000"/>
          <w:sz w:val="24"/>
        </w:rPr>
        <w:t>××××××××</w:t>
      </w:r>
      <w:r>
        <w:rPr>
          <w:rFonts w:ascii="宋体" w:hAnsi="宋体" w:hint="eastAsia"/>
          <w:color w:val="000000"/>
          <w:sz w:val="24"/>
        </w:rPr>
        <w:t>。</w:t>
      </w:r>
      <w:r>
        <w:rPr>
          <w:rFonts w:ascii="宋体" w:hAnsi="宋体" w:hint="eastAsia"/>
          <w:color w:val="000000"/>
          <w:spacing w:val="-4"/>
          <w:sz w:val="24"/>
        </w:rPr>
        <w:t>（宋体小四号）</w:t>
      </w:r>
    </w:p>
    <w:p w14:paraId="33262A22" w14:textId="76561246" w:rsidR="00502B1B" w:rsidRDefault="00502B1B">
      <w:pPr>
        <w:widowControl/>
        <w:jc w:val="left"/>
        <w:rPr>
          <w:ins w:id="179" w:author="li jizhi" w:date="2026-04-27T14:20:00Z"/>
          <w:color w:val="000000"/>
          <w:sz w:val="24"/>
        </w:rPr>
      </w:pPr>
      <w:ins w:id="180" w:author="li jizhi" w:date="2026-04-27T14:20:00Z">
        <w:r>
          <w:rPr>
            <w:color w:val="000000"/>
            <w:sz w:val="24"/>
          </w:rPr>
          <w:br w:type="page"/>
        </w:r>
      </w:ins>
    </w:p>
    <w:p w14:paraId="5F07F01A" w14:textId="48EE6640" w:rsidR="004F7976" w:rsidRPr="00D91FF8" w:rsidRDefault="00DB38A3">
      <w:pPr>
        <w:pStyle w:val="af4"/>
        <w:keepNext/>
        <w:keepLines/>
        <w:numPr>
          <w:ilvl w:val="0"/>
          <w:numId w:val="2"/>
        </w:numPr>
        <w:spacing w:beforeLines="50" w:before="156" w:afterLines="50" w:after="156" w:line="400" w:lineRule="exact"/>
        <w:ind w:firstLineChars="0"/>
        <w:jc w:val="center"/>
        <w:outlineLvl w:val="1"/>
        <w:rPr>
          <w:ins w:id="181" w:author="li jizhi" w:date="2026-04-27T15:18:00Z"/>
          <w:rFonts w:ascii="黑体" w:eastAsia="黑体"/>
          <w:bCs/>
          <w:color w:val="000000"/>
          <w:sz w:val="36"/>
          <w:szCs w:val="36"/>
          <w:rPrChange w:id="182" w:author="li jizhi" w:date="2026-04-28T19:40:00Z">
            <w:rPr>
              <w:ins w:id="183" w:author="li jizhi" w:date="2026-04-27T15:18:00Z"/>
              <w:rFonts w:ascii="黑体" w:eastAsia="黑体"/>
              <w:bCs/>
              <w:color w:val="000000"/>
              <w:kern w:val="44"/>
              <w:sz w:val="36"/>
              <w:szCs w:val="36"/>
            </w:rPr>
          </w:rPrChange>
        </w:rPr>
        <w:pPrChange w:id="184" w:author="li jizhi" w:date="2026-04-28T19:40:00Z">
          <w:pPr>
            <w:pStyle w:val="af4"/>
            <w:keepNext/>
            <w:keepLines/>
            <w:numPr>
              <w:numId w:val="2"/>
            </w:numPr>
            <w:spacing w:beforeLines="50" w:before="156" w:afterLines="50" w:after="156" w:line="400" w:lineRule="exact"/>
            <w:ind w:left="425" w:firstLineChars="0" w:hanging="425"/>
            <w:jc w:val="center"/>
            <w:outlineLvl w:val="0"/>
          </w:pPr>
        </w:pPrChange>
      </w:pPr>
      <w:bookmarkStart w:id="185" w:name="_Toc228371513"/>
      <w:ins w:id="186" w:author="li jizhi" w:date="2026-04-27T14:43:00Z">
        <w:r w:rsidRPr="00D91FF8">
          <w:rPr>
            <w:rFonts w:ascii="黑体" w:eastAsia="黑体" w:hint="eastAsia"/>
            <w:bCs/>
            <w:color w:val="000000"/>
            <w:sz w:val="36"/>
            <w:szCs w:val="36"/>
            <w:rPrChange w:id="187" w:author="li jizhi" w:date="2026-04-28T19:40:00Z">
              <w:rPr>
                <w:rFonts w:ascii="Segoe UI" w:hAnsi="Segoe UI" w:cs="Segoe UI" w:hint="eastAsia"/>
                <w:color w:val="3B3B3B"/>
                <w:sz w:val="20"/>
                <w:szCs w:val="20"/>
                <w:shd w:val="clear" w:color="auto" w:fill="F8F8F8"/>
              </w:rPr>
            </w:rPrChange>
          </w:rPr>
          <w:lastRenderedPageBreak/>
          <w:t>相关技术基础</w:t>
        </w:r>
      </w:ins>
      <w:bookmarkEnd w:id="185"/>
    </w:p>
    <w:p w14:paraId="7CD582E8" w14:textId="4A7B5C9D" w:rsidR="007D0DEF" w:rsidRDefault="003259DF" w:rsidP="00782888">
      <w:pPr>
        <w:pStyle w:val="af4"/>
        <w:keepNext/>
        <w:keepLines/>
        <w:numPr>
          <w:ilvl w:val="1"/>
          <w:numId w:val="2"/>
        </w:numPr>
        <w:spacing w:beforeLines="50" w:before="156" w:afterLines="50" w:after="156" w:line="400" w:lineRule="exact"/>
        <w:ind w:left="567" w:firstLineChars="0"/>
        <w:jc w:val="left"/>
        <w:outlineLvl w:val="1"/>
        <w:rPr>
          <w:ins w:id="188" w:author="li jizhi" w:date="2026-04-28T19:46:00Z"/>
          <w:rFonts w:ascii="黑体" w:eastAsia="黑体"/>
          <w:bCs/>
          <w:color w:val="000000"/>
          <w:sz w:val="32"/>
          <w:szCs w:val="32"/>
        </w:rPr>
      </w:pPr>
      <w:bookmarkStart w:id="189" w:name="_Toc228371514"/>
      <w:r w:rsidRPr="003259DF">
        <w:rPr>
          <w:rFonts w:ascii="黑体" w:eastAsia="黑体" w:hint="eastAsia"/>
          <w:bCs/>
          <w:color w:val="000000"/>
          <w:sz w:val="32"/>
          <w:szCs w:val="32"/>
        </w:rPr>
        <w:t>大语言模型与智能体框架</w:t>
      </w:r>
      <w:bookmarkEnd w:id="189"/>
    </w:p>
    <w:p w14:paraId="6FAF8EEB" w14:textId="77777777" w:rsidR="00D91FF8" w:rsidRPr="00D91FF8" w:rsidRDefault="00D91FF8">
      <w:pPr>
        <w:spacing w:line="400" w:lineRule="exact"/>
        <w:ind w:leftChars="199" w:left="418"/>
        <w:rPr>
          <w:ins w:id="190" w:author="li jizhi" w:date="2026-04-27T17:30:00Z"/>
          <w:rFonts w:ascii="宋体" w:hAnsi="宋体"/>
          <w:color w:val="000000"/>
          <w:sz w:val="24"/>
          <w:rPrChange w:id="191" w:author="li jizhi" w:date="2026-04-28T19:47:00Z">
            <w:rPr>
              <w:ins w:id="192" w:author="li jizhi" w:date="2026-04-27T17:30:00Z"/>
              <w:rFonts w:ascii="黑体" w:eastAsia="黑体"/>
              <w:bCs/>
              <w:color w:val="000000"/>
              <w:sz w:val="32"/>
              <w:szCs w:val="32"/>
            </w:rPr>
          </w:rPrChange>
        </w:rPr>
        <w:pPrChange w:id="193"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7E9A18D" w14:textId="1B066AF9" w:rsidR="00782888" w:rsidRDefault="003259DF" w:rsidP="00782888">
      <w:pPr>
        <w:pStyle w:val="af4"/>
        <w:keepNext/>
        <w:keepLines/>
        <w:numPr>
          <w:ilvl w:val="1"/>
          <w:numId w:val="2"/>
        </w:numPr>
        <w:spacing w:beforeLines="50" w:before="156" w:afterLines="50" w:after="156" w:line="400" w:lineRule="exact"/>
        <w:ind w:left="567" w:firstLineChars="0"/>
        <w:jc w:val="left"/>
        <w:outlineLvl w:val="1"/>
        <w:rPr>
          <w:rFonts w:ascii="黑体" w:eastAsia="黑体"/>
          <w:bCs/>
          <w:color w:val="000000"/>
          <w:sz w:val="32"/>
          <w:szCs w:val="32"/>
        </w:rPr>
      </w:pPr>
      <w:bookmarkStart w:id="194" w:name="_Toc228371515"/>
      <w:r w:rsidRPr="003259DF">
        <w:rPr>
          <w:rFonts w:ascii="黑体" w:eastAsia="黑体" w:hint="eastAsia"/>
          <w:bCs/>
          <w:color w:val="000000"/>
          <w:sz w:val="32"/>
          <w:szCs w:val="32"/>
        </w:rPr>
        <w:t>意图识别与槽位填充技术</w:t>
      </w:r>
      <w:bookmarkEnd w:id="194"/>
    </w:p>
    <w:p w14:paraId="69B4EB5A" w14:textId="77777777" w:rsidR="003259DF" w:rsidRPr="003259DF" w:rsidRDefault="003259DF" w:rsidP="003259DF">
      <w:pPr>
        <w:spacing w:line="400" w:lineRule="exact"/>
        <w:ind w:leftChars="199" w:left="418"/>
        <w:rPr>
          <w:rFonts w:ascii="宋体" w:hAnsi="宋体" w:hint="eastAsia"/>
          <w:color w:val="000000"/>
          <w:sz w:val="24"/>
        </w:rPr>
      </w:pPr>
    </w:p>
    <w:p w14:paraId="6042899A" w14:textId="5DA25E23" w:rsidR="003259DF" w:rsidRDefault="003259DF" w:rsidP="00782888">
      <w:pPr>
        <w:pStyle w:val="af4"/>
        <w:keepNext/>
        <w:keepLines/>
        <w:numPr>
          <w:ilvl w:val="1"/>
          <w:numId w:val="2"/>
        </w:numPr>
        <w:spacing w:beforeLines="50" w:before="156" w:afterLines="50" w:after="156" w:line="400" w:lineRule="exact"/>
        <w:ind w:left="567" w:firstLineChars="0"/>
        <w:jc w:val="left"/>
        <w:outlineLvl w:val="1"/>
        <w:rPr>
          <w:ins w:id="195" w:author="li jizhi" w:date="2026-04-28T19:46:00Z"/>
          <w:rFonts w:ascii="黑体" w:eastAsia="黑体"/>
          <w:bCs/>
          <w:color w:val="000000"/>
          <w:sz w:val="32"/>
          <w:szCs w:val="32"/>
        </w:rPr>
      </w:pPr>
      <w:bookmarkStart w:id="196" w:name="_Toc228371516"/>
      <w:r w:rsidRPr="003259DF">
        <w:rPr>
          <w:rFonts w:ascii="黑体" w:eastAsia="黑体" w:hint="eastAsia"/>
          <w:bCs/>
          <w:color w:val="000000"/>
          <w:sz w:val="32"/>
          <w:szCs w:val="32"/>
        </w:rPr>
        <w:t>地图服务与路线规划技术</w:t>
      </w:r>
      <w:bookmarkEnd w:id="196"/>
    </w:p>
    <w:p w14:paraId="6149BFE9" w14:textId="77777777" w:rsidR="00D91FF8" w:rsidRPr="00D91FF8" w:rsidRDefault="00D91FF8">
      <w:pPr>
        <w:spacing w:line="400" w:lineRule="exact"/>
        <w:ind w:leftChars="199" w:left="418"/>
        <w:rPr>
          <w:ins w:id="197" w:author="li jizhi" w:date="2026-04-27T20:09:00Z"/>
          <w:rFonts w:ascii="宋体" w:hAnsi="宋体"/>
          <w:color w:val="000000"/>
          <w:sz w:val="24"/>
          <w:rPrChange w:id="198" w:author="li jizhi" w:date="2026-04-28T19:47:00Z">
            <w:rPr>
              <w:ins w:id="199" w:author="li jizhi" w:date="2026-04-27T20:09:00Z"/>
              <w:rFonts w:ascii="黑体" w:eastAsia="黑体"/>
              <w:bCs/>
              <w:color w:val="000000"/>
              <w:sz w:val="32"/>
              <w:szCs w:val="32"/>
            </w:rPr>
          </w:rPrChange>
        </w:rPr>
        <w:pPrChange w:id="200"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341B0659" w14:textId="485B90CB" w:rsidR="006E5383" w:rsidRDefault="003259DF" w:rsidP="00782888">
      <w:pPr>
        <w:pStyle w:val="af4"/>
        <w:keepNext/>
        <w:keepLines/>
        <w:numPr>
          <w:ilvl w:val="1"/>
          <w:numId w:val="2"/>
        </w:numPr>
        <w:spacing w:beforeLines="50" w:before="156" w:afterLines="50" w:after="156" w:line="400" w:lineRule="exact"/>
        <w:ind w:left="567" w:firstLineChars="0"/>
        <w:jc w:val="left"/>
        <w:outlineLvl w:val="1"/>
        <w:rPr>
          <w:ins w:id="201" w:author="li jizhi" w:date="2026-04-28T19:46:00Z"/>
          <w:rFonts w:ascii="黑体" w:eastAsia="黑体"/>
          <w:bCs/>
          <w:color w:val="000000"/>
          <w:sz w:val="32"/>
          <w:szCs w:val="32"/>
        </w:rPr>
      </w:pPr>
      <w:bookmarkStart w:id="202" w:name="_Toc228371517"/>
      <w:r w:rsidRPr="003259DF">
        <w:rPr>
          <w:rFonts w:ascii="黑体" w:eastAsia="黑体" w:hint="eastAsia"/>
          <w:bCs/>
          <w:color w:val="000000"/>
          <w:sz w:val="32"/>
          <w:szCs w:val="32"/>
        </w:rPr>
        <w:t>语音识别与音频处理技术</w:t>
      </w:r>
      <w:bookmarkEnd w:id="202"/>
    </w:p>
    <w:p w14:paraId="1980431C" w14:textId="77777777" w:rsidR="00D91FF8" w:rsidRPr="00D91FF8" w:rsidRDefault="00D91FF8">
      <w:pPr>
        <w:spacing w:line="400" w:lineRule="exact"/>
        <w:ind w:leftChars="199" w:left="418"/>
        <w:rPr>
          <w:ins w:id="203" w:author="li jizhi" w:date="2026-04-27T20:09:00Z"/>
          <w:rFonts w:ascii="宋体" w:hAnsi="宋体"/>
          <w:color w:val="000000"/>
          <w:sz w:val="24"/>
          <w:rPrChange w:id="204" w:author="li jizhi" w:date="2026-04-28T19:47:00Z">
            <w:rPr>
              <w:ins w:id="205" w:author="li jizhi" w:date="2026-04-27T20:09:00Z"/>
              <w:rFonts w:ascii="黑体" w:eastAsia="黑体"/>
              <w:bCs/>
              <w:color w:val="000000"/>
              <w:sz w:val="32"/>
              <w:szCs w:val="32"/>
            </w:rPr>
          </w:rPrChange>
        </w:rPr>
        <w:pPrChange w:id="206"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92EA7ED" w14:textId="05910982" w:rsidR="006E5383" w:rsidRDefault="006E5383" w:rsidP="00782888">
      <w:pPr>
        <w:pStyle w:val="af4"/>
        <w:keepNext/>
        <w:keepLines/>
        <w:numPr>
          <w:ilvl w:val="1"/>
          <w:numId w:val="2"/>
        </w:numPr>
        <w:spacing w:beforeLines="50" w:before="156" w:afterLines="50" w:after="156" w:line="400" w:lineRule="exact"/>
        <w:ind w:left="567" w:firstLineChars="0"/>
        <w:jc w:val="left"/>
        <w:outlineLvl w:val="1"/>
        <w:rPr>
          <w:ins w:id="207" w:author="li jizhi" w:date="2026-04-28T19:46:00Z"/>
          <w:rFonts w:ascii="黑体" w:eastAsia="黑体"/>
          <w:bCs/>
          <w:color w:val="000000"/>
          <w:sz w:val="32"/>
          <w:szCs w:val="32"/>
        </w:rPr>
      </w:pPr>
      <w:bookmarkStart w:id="208" w:name="_Toc228371518"/>
      <w:ins w:id="209" w:author="li jizhi" w:date="2026-04-27T20:09:00Z">
        <w:r w:rsidRPr="006E5383">
          <w:rPr>
            <w:rFonts w:ascii="黑体" w:eastAsia="黑体" w:hint="eastAsia"/>
            <w:bCs/>
            <w:color w:val="000000"/>
            <w:sz w:val="32"/>
            <w:szCs w:val="32"/>
          </w:rPr>
          <w:t>视觉分析技术</w:t>
        </w:r>
      </w:ins>
      <w:bookmarkEnd w:id="208"/>
    </w:p>
    <w:p w14:paraId="171A31A4" w14:textId="77777777" w:rsidR="00D91FF8" w:rsidRPr="00D91FF8" w:rsidRDefault="00D91FF8" w:rsidP="003259DF">
      <w:pPr>
        <w:spacing w:line="400" w:lineRule="exact"/>
        <w:ind w:leftChars="199" w:left="418"/>
        <w:rPr>
          <w:ins w:id="210" w:author="li jizhi" w:date="2026-04-27T20:09:00Z"/>
          <w:rFonts w:ascii="宋体" w:hAnsi="宋体" w:hint="eastAsia"/>
          <w:color w:val="000000"/>
          <w:sz w:val="24"/>
          <w:rPrChange w:id="211" w:author="li jizhi" w:date="2026-04-28T19:47:00Z">
            <w:rPr>
              <w:ins w:id="212" w:author="li jizhi" w:date="2026-04-27T20:09:00Z"/>
              <w:rFonts w:ascii="黑体" w:eastAsia="黑体"/>
              <w:bCs/>
              <w:color w:val="000000"/>
              <w:sz w:val="32"/>
              <w:szCs w:val="32"/>
            </w:rPr>
          </w:rPrChange>
        </w:rPr>
        <w:pPrChange w:id="213"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03E8321E" w14:textId="143A6FCC" w:rsidR="006E5383" w:rsidRDefault="006E5383" w:rsidP="00782888">
      <w:pPr>
        <w:pStyle w:val="af4"/>
        <w:keepNext/>
        <w:keepLines/>
        <w:numPr>
          <w:ilvl w:val="1"/>
          <w:numId w:val="2"/>
        </w:numPr>
        <w:spacing w:beforeLines="50" w:before="156" w:afterLines="50" w:after="156" w:line="400" w:lineRule="exact"/>
        <w:ind w:left="567" w:firstLineChars="0"/>
        <w:jc w:val="left"/>
        <w:outlineLvl w:val="1"/>
        <w:rPr>
          <w:ins w:id="214" w:author="li jizhi" w:date="2026-04-28T19:46:00Z"/>
          <w:rFonts w:ascii="黑体" w:eastAsia="黑体"/>
          <w:bCs/>
          <w:color w:val="000000"/>
          <w:sz w:val="32"/>
          <w:szCs w:val="32"/>
        </w:rPr>
      </w:pPr>
      <w:bookmarkStart w:id="215" w:name="_Toc228371519"/>
      <w:ins w:id="216" w:author="li jizhi" w:date="2026-04-27T20:10:00Z">
        <w:r w:rsidRPr="006E5383">
          <w:rPr>
            <w:rFonts w:ascii="黑体" w:eastAsia="黑体" w:hint="eastAsia"/>
            <w:bCs/>
            <w:color w:val="000000"/>
            <w:sz w:val="32"/>
            <w:szCs w:val="32"/>
          </w:rPr>
          <w:t>前后端通信与系统开发框架</w:t>
        </w:r>
      </w:ins>
      <w:bookmarkEnd w:id="215"/>
    </w:p>
    <w:p w14:paraId="20DF9DAF" w14:textId="77777777" w:rsidR="00D91FF8" w:rsidRPr="00D91FF8" w:rsidRDefault="00D91FF8">
      <w:pPr>
        <w:spacing w:line="400" w:lineRule="exact"/>
        <w:ind w:leftChars="199" w:left="418"/>
        <w:rPr>
          <w:ins w:id="217" w:author="li jizhi" w:date="2026-04-27T20:24:00Z"/>
          <w:rFonts w:ascii="宋体" w:hAnsi="宋体"/>
          <w:color w:val="000000"/>
          <w:sz w:val="24"/>
          <w:rPrChange w:id="218" w:author="li jizhi" w:date="2026-04-28T19:47:00Z">
            <w:rPr>
              <w:ins w:id="219" w:author="li jizhi" w:date="2026-04-27T20:24:00Z"/>
              <w:rFonts w:ascii="黑体" w:eastAsia="黑体"/>
              <w:bCs/>
              <w:color w:val="000000"/>
              <w:sz w:val="32"/>
              <w:szCs w:val="32"/>
            </w:rPr>
          </w:rPrChange>
        </w:rPr>
        <w:pPrChange w:id="220"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50FB4E1B" w14:textId="53F03068" w:rsidR="008458E2" w:rsidRPr="008458E2" w:rsidRDefault="008458E2">
      <w:pPr>
        <w:widowControl/>
        <w:jc w:val="left"/>
        <w:rPr>
          <w:ins w:id="221" w:author="li jizhi" w:date="2026-04-27T20:10:00Z"/>
          <w:rFonts w:ascii="黑体" w:eastAsia="黑体"/>
          <w:bCs/>
          <w:color w:val="000000"/>
          <w:sz w:val="32"/>
          <w:szCs w:val="32"/>
          <w:rPrChange w:id="222" w:author="li jizhi" w:date="2026-04-27T20:24:00Z">
            <w:rPr>
              <w:ins w:id="223" w:author="li jizhi" w:date="2026-04-27T20:10:00Z"/>
            </w:rPr>
          </w:rPrChange>
        </w:rPr>
        <w:pPrChange w:id="224" w:author="li jizhi" w:date="2026-04-27T20:24:00Z">
          <w:pPr>
            <w:pStyle w:val="af4"/>
            <w:keepNext/>
            <w:keepLines/>
            <w:numPr>
              <w:ilvl w:val="1"/>
              <w:numId w:val="2"/>
            </w:numPr>
            <w:spacing w:beforeLines="50" w:before="156" w:afterLines="50" w:after="156" w:line="400" w:lineRule="exact"/>
            <w:ind w:left="567" w:firstLineChars="0" w:hanging="567"/>
            <w:jc w:val="left"/>
            <w:outlineLvl w:val="1"/>
          </w:pPr>
        </w:pPrChange>
      </w:pPr>
      <w:ins w:id="225" w:author="li jizhi" w:date="2026-04-27T20:24:00Z">
        <w:r>
          <w:rPr>
            <w:rFonts w:ascii="黑体" w:eastAsia="黑体"/>
            <w:bCs/>
            <w:color w:val="000000"/>
            <w:sz w:val="32"/>
            <w:szCs w:val="32"/>
          </w:rPr>
          <w:br w:type="page"/>
        </w:r>
      </w:ins>
    </w:p>
    <w:p w14:paraId="541C7403" w14:textId="623EBDBF" w:rsidR="006E5383" w:rsidRPr="00D91FF8" w:rsidRDefault="006E5383" w:rsidP="006E5383">
      <w:pPr>
        <w:pStyle w:val="af4"/>
        <w:keepNext/>
        <w:keepLines/>
        <w:numPr>
          <w:ilvl w:val="0"/>
          <w:numId w:val="2"/>
        </w:numPr>
        <w:spacing w:beforeLines="50" w:before="156" w:afterLines="50" w:after="156" w:line="400" w:lineRule="exact"/>
        <w:ind w:firstLineChars="0"/>
        <w:jc w:val="center"/>
        <w:outlineLvl w:val="1"/>
        <w:rPr>
          <w:ins w:id="226" w:author="li jizhi" w:date="2026-04-27T20:10:00Z"/>
          <w:rFonts w:ascii="黑体" w:eastAsia="黑体"/>
          <w:bCs/>
          <w:color w:val="000000"/>
          <w:sz w:val="36"/>
          <w:szCs w:val="36"/>
          <w:rPrChange w:id="227" w:author="li jizhi" w:date="2026-04-28T19:40:00Z">
            <w:rPr>
              <w:ins w:id="228" w:author="li jizhi" w:date="2026-04-27T20:10:00Z"/>
              <w:rFonts w:ascii="黑体" w:eastAsia="黑体"/>
              <w:bCs/>
              <w:color w:val="000000"/>
              <w:sz w:val="32"/>
              <w:szCs w:val="32"/>
            </w:rPr>
          </w:rPrChange>
        </w:rPr>
      </w:pPr>
      <w:bookmarkStart w:id="229" w:name="_Toc228371520"/>
      <w:ins w:id="230" w:author="li jizhi" w:date="2026-04-27T20:10:00Z">
        <w:r w:rsidRPr="00D91FF8">
          <w:rPr>
            <w:rFonts w:ascii="黑体" w:eastAsia="黑体" w:hint="eastAsia"/>
            <w:bCs/>
            <w:color w:val="000000"/>
            <w:sz w:val="36"/>
            <w:szCs w:val="36"/>
            <w:rPrChange w:id="231" w:author="li jizhi" w:date="2026-04-28T19:40:00Z">
              <w:rPr>
                <w:rFonts w:ascii="黑体" w:eastAsia="黑体" w:hint="eastAsia"/>
                <w:bCs/>
                <w:color w:val="000000"/>
                <w:sz w:val="32"/>
                <w:szCs w:val="32"/>
              </w:rPr>
            </w:rPrChange>
          </w:rPr>
          <w:lastRenderedPageBreak/>
          <w:t>系统需求分析</w:t>
        </w:r>
        <w:bookmarkEnd w:id="229"/>
      </w:ins>
    </w:p>
    <w:p w14:paraId="74B5464C" w14:textId="5B2BBB85"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32" w:author="li jizhi" w:date="2026-04-28T19:46:00Z"/>
          <w:rFonts w:ascii="黑体" w:eastAsia="黑体"/>
          <w:bCs/>
          <w:color w:val="000000"/>
          <w:sz w:val="32"/>
          <w:szCs w:val="32"/>
        </w:rPr>
      </w:pPr>
      <w:bookmarkStart w:id="233" w:name="_Toc228371521"/>
      <w:ins w:id="234" w:author="li jizhi" w:date="2026-04-27T20:10:00Z">
        <w:r w:rsidRPr="006E5383">
          <w:rPr>
            <w:rFonts w:ascii="黑体" w:eastAsia="黑体" w:hint="eastAsia"/>
            <w:bCs/>
            <w:color w:val="000000"/>
            <w:sz w:val="32"/>
            <w:szCs w:val="32"/>
          </w:rPr>
          <w:t>功能需求分析</w:t>
        </w:r>
      </w:ins>
      <w:bookmarkEnd w:id="233"/>
    </w:p>
    <w:p w14:paraId="37C5BE93" w14:textId="77777777" w:rsidR="00D91FF8" w:rsidRPr="00D91FF8" w:rsidRDefault="00D91FF8">
      <w:pPr>
        <w:spacing w:line="400" w:lineRule="exact"/>
        <w:ind w:leftChars="199" w:left="418"/>
        <w:rPr>
          <w:ins w:id="235" w:author="li jizhi" w:date="2026-04-27T20:10:00Z"/>
          <w:rFonts w:ascii="宋体" w:hAnsi="宋体"/>
          <w:color w:val="000000"/>
          <w:sz w:val="24"/>
          <w:rPrChange w:id="236" w:author="li jizhi" w:date="2026-04-28T19:47:00Z">
            <w:rPr>
              <w:ins w:id="237" w:author="li jizhi" w:date="2026-04-27T20:10:00Z"/>
              <w:rFonts w:ascii="黑体" w:eastAsia="黑体"/>
              <w:bCs/>
              <w:color w:val="000000"/>
              <w:sz w:val="32"/>
              <w:szCs w:val="32"/>
            </w:rPr>
          </w:rPrChange>
        </w:rPr>
        <w:pPrChange w:id="238"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2D1ADF18" w14:textId="65C1FC58"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39" w:author="li jizhi" w:date="2026-04-28T19:46:00Z"/>
          <w:rFonts w:ascii="黑体" w:eastAsia="黑体"/>
          <w:bCs/>
          <w:color w:val="000000"/>
          <w:sz w:val="32"/>
          <w:szCs w:val="32"/>
        </w:rPr>
      </w:pPr>
      <w:bookmarkStart w:id="240" w:name="_Toc228371522"/>
      <w:ins w:id="241" w:author="li jizhi" w:date="2026-04-27T20:10:00Z">
        <w:r w:rsidRPr="006E5383">
          <w:rPr>
            <w:rFonts w:ascii="黑体" w:eastAsia="黑体" w:hint="eastAsia"/>
            <w:bCs/>
            <w:color w:val="000000"/>
            <w:sz w:val="32"/>
            <w:szCs w:val="32"/>
          </w:rPr>
          <w:t>非功能需求分析</w:t>
        </w:r>
      </w:ins>
      <w:bookmarkEnd w:id="240"/>
    </w:p>
    <w:p w14:paraId="5DFAAB89" w14:textId="77777777" w:rsidR="00D91FF8" w:rsidRPr="00D91FF8" w:rsidRDefault="00D91FF8">
      <w:pPr>
        <w:spacing w:line="400" w:lineRule="exact"/>
        <w:ind w:leftChars="199" w:left="418"/>
        <w:rPr>
          <w:ins w:id="242" w:author="li jizhi" w:date="2026-04-27T20:10:00Z"/>
          <w:rFonts w:ascii="宋体" w:hAnsi="宋体"/>
          <w:color w:val="000000"/>
          <w:sz w:val="24"/>
          <w:rPrChange w:id="243" w:author="li jizhi" w:date="2026-04-28T19:47:00Z">
            <w:rPr>
              <w:ins w:id="244" w:author="li jizhi" w:date="2026-04-27T20:10:00Z"/>
              <w:rFonts w:ascii="黑体" w:eastAsia="黑体"/>
              <w:bCs/>
              <w:color w:val="000000"/>
              <w:sz w:val="32"/>
              <w:szCs w:val="32"/>
            </w:rPr>
          </w:rPrChange>
        </w:rPr>
        <w:pPrChange w:id="245"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0E29CA91" w14:textId="4D87EA7B"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46" w:author="li jizhi" w:date="2026-04-28T19:46:00Z"/>
          <w:rFonts w:ascii="黑体" w:eastAsia="黑体"/>
          <w:bCs/>
          <w:color w:val="000000"/>
          <w:sz w:val="32"/>
          <w:szCs w:val="32"/>
        </w:rPr>
      </w:pPr>
      <w:bookmarkStart w:id="247" w:name="_Toc228371523"/>
      <w:ins w:id="248" w:author="li jizhi" w:date="2026-04-27T20:10:00Z">
        <w:r w:rsidRPr="006E5383">
          <w:rPr>
            <w:rFonts w:ascii="黑体" w:eastAsia="黑体" w:hint="eastAsia"/>
            <w:bCs/>
            <w:color w:val="000000"/>
            <w:sz w:val="32"/>
            <w:szCs w:val="32"/>
          </w:rPr>
          <w:t>业务流程分析</w:t>
        </w:r>
      </w:ins>
      <w:bookmarkEnd w:id="247"/>
    </w:p>
    <w:p w14:paraId="723B5503" w14:textId="77777777" w:rsidR="00D91FF8" w:rsidRPr="00D91FF8" w:rsidRDefault="00D91FF8">
      <w:pPr>
        <w:spacing w:line="400" w:lineRule="exact"/>
        <w:ind w:leftChars="199" w:left="418"/>
        <w:rPr>
          <w:ins w:id="249" w:author="li jizhi" w:date="2026-04-27T20:10:00Z"/>
          <w:rFonts w:ascii="宋体" w:hAnsi="宋体"/>
          <w:color w:val="000000"/>
          <w:sz w:val="24"/>
          <w:rPrChange w:id="250" w:author="li jizhi" w:date="2026-04-28T19:47:00Z">
            <w:rPr>
              <w:ins w:id="251" w:author="li jizhi" w:date="2026-04-27T20:10:00Z"/>
              <w:rFonts w:ascii="黑体" w:eastAsia="黑体"/>
              <w:bCs/>
              <w:color w:val="000000"/>
              <w:sz w:val="32"/>
              <w:szCs w:val="32"/>
            </w:rPr>
          </w:rPrChange>
        </w:rPr>
        <w:pPrChange w:id="252"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1E29C7B2" w14:textId="07882583"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53" w:author="li jizhi" w:date="2026-04-28T19:46:00Z"/>
          <w:rFonts w:ascii="黑体" w:eastAsia="黑体"/>
          <w:bCs/>
          <w:color w:val="000000"/>
          <w:sz w:val="32"/>
          <w:szCs w:val="32"/>
        </w:rPr>
      </w:pPr>
      <w:bookmarkStart w:id="254" w:name="_Toc228371524"/>
      <w:ins w:id="255" w:author="li jizhi" w:date="2026-04-27T20:10:00Z">
        <w:r w:rsidRPr="006E5383">
          <w:rPr>
            <w:rFonts w:ascii="黑体" w:eastAsia="黑体" w:hint="eastAsia"/>
            <w:bCs/>
            <w:color w:val="000000"/>
            <w:sz w:val="32"/>
            <w:szCs w:val="32"/>
          </w:rPr>
          <w:t>用例分析</w:t>
        </w:r>
      </w:ins>
      <w:bookmarkEnd w:id="254"/>
    </w:p>
    <w:p w14:paraId="0D13D967" w14:textId="77777777" w:rsidR="00D91FF8" w:rsidRPr="00D91FF8" w:rsidRDefault="00D91FF8">
      <w:pPr>
        <w:spacing w:line="400" w:lineRule="exact"/>
        <w:ind w:leftChars="199" w:left="418"/>
        <w:rPr>
          <w:ins w:id="256" w:author="li jizhi" w:date="2026-04-27T20:10:00Z"/>
          <w:rFonts w:ascii="宋体" w:hAnsi="宋体"/>
          <w:color w:val="000000"/>
          <w:sz w:val="24"/>
          <w:rPrChange w:id="257" w:author="li jizhi" w:date="2026-04-28T19:47:00Z">
            <w:rPr>
              <w:ins w:id="258" w:author="li jizhi" w:date="2026-04-27T20:10:00Z"/>
              <w:rFonts w:ascii="黑体" w:eastAsia="黑体"/>
              <w:bCs/>
              <w:color w:val="000000"/>
              <w:sz w:val="32"/>
              <w:szCs w:val="32"/>
            </w:rPr>
          </w:rPrChange>
        </w:rPr>
        <w:pPrChange w:id="259"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DD86054" w14:textId="55A7B451" w:rsidR="008458E2" w:rsidRDefault="006E5383" w:rsidP="006E5383">
      <w:pPr>
        <w:pStyle w:val="af4"/>
        <w:keepNext/>
        <w:keepLines/>
        <w:numPr>
          <w:ilvl w:val="1"/>
          <w:numId w:val="2"/>
        </w:numPr>
        <w:spacing w:beforeLines="50" w:before="156" w:afterLines="50" w:after="156" w:line="400" w:lineRule="exact"/>
        <w:ind w:left="567" w:firstLineChars="0"/>
        <w:jc w:val="left"/>
        <w:outlineLvl w:val="1"/>
        <w:rPr>
          <w:ins w:id="260" w:author="li jizhi" w:date="2026-04-28T19:46:00Z"/>
          <w:rFonts w:ascii="黑体" w:eastAsia="黑体"/>
          <w:bCs/>
          <w:color w:val="000000"/>
          <w:sz w:val="32"/>
          <w:szCs w:val="32"/>
        </w:rPr>
      </w:pPr>
      <w:bookmarkStart w:id="261" w:name="_Toc228371525"/>
      <w:ins w:id="262" w:author="li jizhi" w:date="2026-04-27T20:11:00Z">
        <w:r w:rsidRPr="006E5383">
          <w:rPr>
            <w:rFonts w:ascii="黑体" w:eastAsia="黑体" w:hint="eastAsia"/>
            <w:bCs/>
            <w:color w:val="000000"/>
            <w:sz w:val="32"/>
            <w:szCs w:val="32"/>
          </w:rPr>
          <w:t>可行性分析</w:t>
        </w:r>
      </w:ins>
      <w:bookmarkEnd w:id="261"/>
    </w:p>
    <w:p w14:paraId="1DBD7041" w14:textId="77777777" w:rsidR="00D91FF8" w:rsidRPr="00D91FF8" w:rsidRDefault="00D91FF8">
      <w:pPr>
        <w:spacing w:line="400" w:lineRule="exact"/>
        <w:ind w:leftChars="199" w:left="418"/>
        <w:rPr>
          <w:ins w:id="263" w:author="li jizhi" w:date="2026-04-27T20:24:00Z"/>
          <w:rFonts w:ascii="宋体" w:hAnsi="宋体"/>
          <w:color w:val="000000"/>
          <w:sz w:val="24"/>
          <w:rPrChange w:id="264" w:author="li jizhi" w:date="2026-04-28T19:47:00Z">
            <w:rPr>
              <w:ins w:id="265" w:author="li jizhi" w:date="2026-04-27T20:24:00Z"/>
              <w:rFonts w:ascii="黑体" w:eastAsia="黑体"/>
              <w:bCs/>
              <w:color w:val="000000"/>
              <w:sz w:val="32"/>
              <w:szCs w:val="32"/>
            </w:rPr>
          </w:rPrChange>
        </w:rPr>
        <w:pPrChange w:id="266"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3B14E49C" w14:textId="06A4C0AD" w:rsidR="006E5383" w:rsidRPr="008458E2" w:rsidRDefault="008458E2">
      <w:pPr>
        <w:widowControl/>
        <w:jc w:val="left"/>
        <w:rPr>
          <w:ins w:id="267" w:author="li jizhi" w:date="2026-04-27T15:04:00Z"/>
          <w:rFonts w:ascii="黑体" w:eastAsia="黑体"/>
          <w:bCs/>
          <w:color w:val="000000"/>
          <w:sz w:val="32"/>
          <w:szCs w:val="32"/>
          <w:rPrChange w:id="268" w:author="li jizhi" w:date="2026-04-27T20:24:00Z">
            <w:rPr>
              <w:ins w:id="269" w:author="li jizhi" w:date="2026-04-27T15:04:00Z"/>
            </w:rPr>
          </w:rPrChange>
        </w:rPr>
        <w:pPrChange w:id="270" w:author="li jizhi" w:date="2026-04-27T20:24:00Z">
          <w:pPr>
            <w:keepNext/>
            <w:keepLines/>
            <w:spacing w:beforeLines="50" w:before="156" w:afterLines="50" w:after="156" w:line="400" w:lineRule="exact"/>
            <w:jc w:val="center"/>
            <w:outlineLvl w:val="0"/>
          </w:pPr>
        </w:pPrChange>
      </w:pPr>
      <w:ins w:id="271" w:author="li jizhi" w:date="2026-04-27T20:24:00Z">
        <w:r>
          <w:rPr>
            <w:rFonts w:ascii="黑体" w:eastAsia="黑体"/>
            <w:bCs/>
            <w:color w:val="000000"/>
            <w:sz w:val="32"/>
            <w:szCs w:val="32"/>
          </w:rPr>
          <w:br w:type="page"/>
        </w:r>
      </w:ins>
    </w:p>
    <w:p w14:paraId="5509DC97" w14:textId="788B85B4" w:rsidR="007D0DEF" w:rsidRPr="00D91FF8" w:rsidRDefault="006E5383">
      <w:pPr>
        <w:pStyle w:val="af4"/>
        <w:keepNext/>
        <w:keepLines/>
        <w:numPr>
          <w:ilvl w:val="0"/>
          <w:numId w:val="2"/>
        </w:numPr>
        <w:spacing w:beforeLines="50" w:before="156" w:afterLines="50" w:after="156" w:line="400" w:lineRule="exact"/>
        <w:ind w:firstLineChars="0"/>
        <w:jc w:val="center"/>
        <w:outlineLvl w:val="1"/>
        <w:rPr>
          <w:ins w:id="272" w:author="li jizhi" w:date="2026-04-27T20:11:00Z"/>
          <w:rFonts w:ascii="黑体" w:eastAsia="黑体"/>
          <w:bCs/>
          <w:color w:val="000000"/>
          <w:sz w:val="36"/>
          <w:szCs w:val="36"/>
          <w:rPrChange w:id="273" w:author="li jizhi" w:date="2026-04-28T19:40:00Z">
            <w:rPr>
              <w:ins w:id="274" w:author="li jizhi" w:date="2026-04-27T20:11:00Z"/>
              <w:rFonts w:ascii="黑体" w:eastAsia="黑体"/>
              <w:bCs/>
              <w:color w:val="000000"/>
              <w:kern w:val="44"/>
              <w:sz w:val="36"/>
              <w:szCs w:val="36"/>
            </w:rPr>
          </w:rPrChange>
        </w:rPr>
        <w:pPrChange w:id="275" w:author="li jizhi" w:date="2026-04-28T19:40:00Z">
          <w:pPr>
            <w:pStyle w:val="af4"/>
            <w:keepNext/>
            <w:keepLines/>
            <w:numPr>
              <w:numId w:val="2"/>
            </w:numPr>
            <w:spacing w:beforeLines="50" w:before="156" w:afterLines="50" w:after="156" w:line="400" w:lineRule="exact"/>
            <w:ind w:left="425" w:firstLineChars="0" w:hanging="425"/>
            <w:jc w:val="center"/>
            <w:outlineLvl w:val="0"/>
          </w:pPr>
        </w:pPrChange>
      </w:pPr>
      <w:bookmarkStart w:id="276" w:name="_Toc228371526"/>
      <w:ins w:id="277" w:author="li jizhi" w:date="2026-04-27T20:11:00Z">
        <w:r w:rsidRPr="00D91FF8">
          <w:rPr>
            <w:rFonts w:ascii="黑体" w:eastAsia="黑体" w:hint="eastAsia"/>
            <w:bCs/>
            <w:color w:val="000000"/>
            <w:sz w:val="36"/>
            <w:szCs w:val="36"/>
            <w:rPrChange w:id="278" w:author="li jizhi" w:date="2026-04-28T19:40:00Z">
              <w:rPr>
                <w:rFonts w:ascii="黑体" w:eastAsia="黑体" w:hint="eastAsia"/>
                <w:bCs/>
                <w:color w:val="000000"/>
                <w:kern w:val="44"/>
                <w:sz w:val="36"/>
                <w:szCs w:val="36"/>
              </w:rPr>
            </w:rPrChange>
          </w:rPr>
          <w:lastRenderedPageBreak/>
          <w:t>系统总体设计</w:t>
        </w:r>
        <w:bookmarkEnd w:id="276"/>
      </w:ins>
    </w:p>
    <w:p w14:paraId="1B954174" w14:textId="75554115"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79" w:author="li jizhi" w:date="2026-04-28T19:46:00Z"/>
          <w:rFonts w:ascii="黑体" w:eastAsia="黑体"/>
          <w:bCs/>
          <w:color w:val="000000"/>
          <w:sz w:val="32"/>
          <w:szCs w:val="32"/>
        </w:rPr>
      </w:pPr>
      <w:bookmarkStart w:id="280" w:name="_Toc228371527"/>
      <w:ins w:id="281" w:author="li jizhi" w:date="2026-04-27T20:11:00Z">
        <w:r w:rsidRPr="006E5383">
          <w:rPr>
            <w:rFonts w:ascii="黑体" w:eastAsia="黑体" w:hint="eastAsia"/>
            <w:bCs/>
            <w:color w:val="000000"/>
            <w:sz w:val="32"/>
            <w:szCs w:val="32"/>
          </w:rPr>
          <w:t>系统总体架构设计</w:t>
        </w:r>
      </w:ins>
      <w:bookmarkEnd w:id="280"/>
    </w:p>
    <w:p w14:paraId="62AEBAF6" w14:textId="77777777" w:rsidR="00D91FF8" w:rsidRPr="00D91FF8" w:rsidRDefault="00D91FF8">
      <w:pPr>
        <w:spacing w:line="400" w:lineRule="exact"/>
        <w:ind w:leftChars="199" w:left="418"/>
        <w:rPr>
          <w:ins w:id="282" w:author="li jizhi" w:date="2026-04-27T20:11:00Z"/>
          <w:rFonts w:ascii="宋体" w:hAnsi="宋体"/>
          <w:color w:val="000000"/>
          <w:sz w:val="24"/>
          <w:rPrChange w:id="283" w:author="li jizhi" w:date="2026-04-28T19:47:00Z">
            <w:rPr>
              <w:ins w:id="284" w:author="li jizhi" w:date="2026-04-27T20:11:00Z"/>
              <w:rFonts w:ascii="黑体" w:eastAsia="黑体"/>
              <w:bCs/>
              <w:color w:val="000000"/>
              <w:sz w:val="32"/>
              <w:szCs w:val="32"/>
            </w:rPr>
          </w:rPrChange>
        </w:rPr>
        <w:pPrChange w:id="285"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2F552E98" w14:textId="34313CA3"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86" w:author="li jizhi" w:date="2026-04-28T19:46:00Z"/>
          <w:rFonts w:ascii="黑体" w:eastAsia="黑体"/>
          <w:bCs/>
          <w:color w:val="000000"/>
          <w:sz w:val="32"/>
          <w:szCs w:val="32"/>
        </w:rPr>
      </w:pPr>
      <w:bookmarkStart w:id="287" w:name="_Toc228371528"/>
      <w:ins w:id="288" w:author="li jizhi" w:date="2026-04-27T20:11:00Z">
        <w:r w:rsidRPr="006E5383">
          <w:rPr>
            <w:rFonts w:ascii="黑体" w:eastAsia="黑体" w:hint="eastAsia"/>
            <w:bCs/>
            <w:color w:val="000000"/>
            <w:sz w:val="32"/>
            <w:szCs w:val="32"/>
          </w:rPr>
          <w:t>系统模块划分</w:t>
        </w:r>
      </w:ins>
      <w:bookmarkEnd w:id="287"/>
    </w:p>
    <w:p w14:paraId="5FEFFDB3" w14:textId="77777777" w:rsidR="00D91FF8" w:rsidRPr="00D91FF8" w:rsidRDefault="00D91FF8">
      <w:pPr>
        <w:spacing w:line="400" w:lineRule="exact"/>
        <w:ind w:leftChars="199" w:left="418"/>
        <w:rPr>
          <w:ins w:id="289" w:author="li jizhi" w:date="2026-04-27T20:11:00Z"/>
          <w:rFonts w:ascii="宋体" w:hAnsi="宋体"/>
          <w:color w:val="000000"/>
          <w:sz w:val="24"/>
          <w:rPrChange w:id="290" w:author="li jizhi" w:date="2026-04-28T19:47:00Z">
            <w:rPr>
              <w:ins w:id="291" w:author="li jizhi" w:date="2026-04-27T20:11:00Z"/>
              <w:rFonts w:ascii="黑体" w:eastAsia="黑体"/>
              <w:bCs/>
              <w:color w:val="000000"/>
              <w:sz w:val="32"/>
              <w:szCs w:val="32"/>
            </w:rPr>
          </w:rPrChange>
        </w:rPr>
        <w:pPrChange w:id="292"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7B751E55" w14:textId="0E41B433"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293" w:author="li jizhi" w:date="2026-04-28T19:46:00Z"/>
          <w:rFonts w:ascii="黑体" w:eastAsia="黑体"/>
          <w:bCs/>
          <w:color w:val="000000"/>
          <w:sz w:val="32"/>
          <w:szCs w:val="32"/>
        </w:rPr>
      </w:pPr>
      <w:bookmarkStart w:id="294" w:name="_Toc228371529"/>
      <w:ins w:id="295" w:author="li jizhi" w:date="2026-04-27T20:11:00Z">
        <w:r w:rsidRPr="006E5383">
          <w:rPr>
            <w:rFonts w:ascii="黑体" w:eastAsia="黑体" w:hint="eastAsia"/>
            <w:bCs/>
            <w:color w:val="000000"/>
            <w:sz w:val="32"/>
            <w:szCs w:val="32"/>
          </w:rPr>
          <w:t>多智能体协同机制设计</w:t>
        </w:r>
      </w:ins>
      <w:bookmarkEnd w:id="294"/>
    </w:p>
    <w:p w14:paraId="09AAB4F7" w14:textId="77777777" w:rsidR="00D91FF8" w:rsidRPr="00D91FF8" w:rsidRDefault="00D91FF8">
      <w:pPr>
        <w:spacing w:line="400" w:lineRule="exact"/>
        <w:ind w:leftChars="199" w:left="418"/>
        <w:rPr>
          <w:ins w:id="296" w:author="li jizhi" w:date="2026-04-27T20:11:00Z"/>
          <w:rFonts w:ascii="宋体" w:hAnsi="宋体"/>
          <w:color w:val="000000"/>
          <w:sz w:val="24"/>
          <w:rPrChange w:id="297" w:author="li jizhi" w:date="2026-04-28T19:47:00Z">
            <w:rPr>
              <w:ins w:id="298" w:author="li jizhi" w:date="2026-04-27T20:11:00Z"/>
              <w:rFonts w:ascii="黑体" w:eastAsia="黑体"/>
              <w:bCs/>
              <w:color w:val="000000"/>
              <w:sz w:val="32"/>
              <w:szCs w:val="32"/>
            </w:rPr>
          </w:rPrChange>
        </w:rPr>
        <w:pPrChange w:id="299"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21BE2A4D" w14:textId="505525C7" w:rsidR="006E5383" w:rsidRDefault="006E5383" w:rsidP="006E5383">
      <w:pPr>
        <w:pStyle w:val="af4"/>
        <w:keepNext/>
        <w:keepLines/>
        <w:numPr>
          <w:ilvl w:val="1"/>
          <w:numId w:val="2"/>
        </w:numPr>
        <w:spacing w:beforeLines="50" w:before="156" w:afterLines="50" w:after="156" w:line="400" w:lineRule="exact"/>
        <w:ind w:left="567" w:firstLineChars="0"/>
        <w:jc w:val="left"/>
        <w:outlineLvl w:val="1"/>
        <w:rPr>
          <w:ins w:id="300" w:author="li jizhi" w:date="2026-04-28T19:46:00Z"/>
          <w:rFonts w:ascii="黑体" w:eastAsia="黑体"/>
          <w:bCs/>
          <w:color w:val="000000"/>
          <w:sz w:val="32"/>
          <w:szCs w:val="32"/>
        </w:rPr>
      </w:pPr>
      <w:bookmarkStart w:id="301" w:name="_Toc228371530"/>
      <w:ins w:id="302" w:author="li jizhi" w:date="2026-04-27T20:11:00Z">
        <w:r w:rsidRPr="006E5383">
          <w:rPr>
            <w:rFonts w:ascii="黑体" w:eastAsia="黑体" w:hint="eastAsia"/>
            <w:bCs/>
            <w:color w:val="000000"/>
            <w:sz w:val="32"/>
            <w:szCs w:val="32"/>
          </w:rPr>
          <w:t>数据流与控制流设计</w:t>
        </w:r>
      </w:ins>
      <w:bookmarkEnd w:id="301"/>
    </w:p>
    <w:p w14:paraId="6D9713EA" w14:textId="77777777" w:rsidR="00D91FF8" w:rsidRPr="00D91FF8" w:rsidRDefault="00D91FF8">
      <w:pPr>
        <w:spacing w:line="400" w:lineRule="exact"/>
        <w:ind w:leftChars="199" w:left="418"/>
        <w:rPr>
          <w:ins w:id="303" w:author="li jizhi" w:date="2026-04-27T20:22:00Z"/>
          <w:rFonts w:ascii="宋体" w:hAnsi="宋体"/>
          <w:color w:val="000000"/>
          <w:sz w:val="24"/>
          <w:rPrChange w:id="304" w:author="li jizhi" w:date="2026-04-28T19:47:00Z">
            <w:rPr>
              <w:ins w:id="305" w:author="li jizhi" w:date="2026-04-27T20:22:00Z"/>
              <w:rFonts w:ascii="黑体" w:eastAsia="黑体"/>
              <w:bCs/>
              <w:color w:val="000000"/>
              <w:sz w:val="32"/>
              <w:szCs w:val="32"/>
            </w:rPr>
          </w:rPrChange>
        </w:rPr>
        <w:pPrChange w:id="306"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52B0AC06" w14:textId="757AF707" w:rsidR="008458E2" w:rsidRDefault="008458E2" w:rsidP="006E5383">
      <w:pPr>
        <w:pStyle w:val="af4"/>
        <w:keepNext/>
        <w:keepLines/>
        <w:numPr>
          <w:ilvl w:val="1"/>
          <w:numId w:val="2"/>
        </w:numPr>
        <w:spacing w:beforeLines="50" w:before="156" w:afterLines="50" w:after="156" w:line="400" w:lineRule="exact"/>
        <w:ind w:left="567" w:firstLineChars="0"/>
        <w:jc w:val="left"/>
        <w:outlineLvl w:val="1"/>
        <w:rPr>
          <w:ins w:id="307" w:author="li jizhi" w:date="2026-04-28T19:46:00Z"/>
          <w:rFonts w:ascii="黑体" w:eastAsia="黑体"/>
          <w:bCs/>
          <w:color w:val="000000"/>
          <w:sz w:val="32"/>
          <w:szCs w:val="32"/>
        </w:rPr>
      </w:pPr>
      <w:bookmarkStart w:id="308" w:name="_Toc228371531"/>
      <w:ins w:id="309" w:author="li jizhi" w:date="2026-04-27T20:22:00Z">
        <w:r w:rsidRPr="008458E2">
          <w:rPr>
            <w:rFonts w:ascii="黑体" w:eastAsia="黑体" w:hint="eastAsia"/>
            <w:bCs/>
            <w:color w:val="000000"/>
            <w:sz w:val="32"/>
            <w:szCs w:val="32"/>
          </w:rPr>
          <w:t>数据结构与接口设计</w:t>
        </w:r>
      </w:ins>
      <w:bookmarkEnd w:id="308"/>
    </w:p>
    <w:p w14:paraId="7EA337E2" w14:textId="77777777" w:rsidR="00D91FF8" w:rsidRPr="00D91FF8" w:rsidRDefault="00D91FF8" w:rsidP="003259DF">
      <w:pPr>
        <w:spacing w:line="400" w:lineRule="exact"/>
        <w:ind w:leftChars="199" w:left="418"/>
        <w:rPr>
          <w:ins w:id="310" w:author="li jizhi" w:date="2026-04-27T20:24:00Z"/>
          <w:rFonts w:ascii="宋体" w:hAnsi="宋体" w:hint="eastAsia"/>
          <w:color w:val="000000"/>
          <w:sz w:val="24"/>
          <w:rPrChange w:id="311" w:author="li jizhi" w:date="2026-04-28T19:47:00Z">
            <w:rPr>
              <w:ins w:id="312" w:author="li jizhi" w:date="2026-04-27T20:24:00Z"/>
              <w:rFonts w:ascii="黑体" w:eastAsia="黑体"/>
              <w:bCs/>
              <w:color w:val="000000"/>
              <w:sz w:val="32"/>
              <w:szCs w:val="32"/>
            </w:rPr>
          </w:rPrChange>
        </w:rPr>
        <w:pPrChange w:id="313"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F40C7B3" w14:textId="56214384" w:rsidR="008458E2" w:rsidRPr="008458E2" w:rsidRDefault="008458E2">
      <w:pPr>
        <w:widowControl/>
        <w:jc w:val="left"/>
        <w:rPr>
          <w:ins w:id="314" w:author="li jizhi" w:date="2026-04-27T20:22:00Z"/>
          <w:rFonts w:ascii="黑体" w:eastAsia="黑体"/>
          <w:bCs/>
          <w:color w:val="000000"/>
          <w:sz w:val="32"/>
          <w:szCs w:val="32"/>
          <w:rPrChange w:id="315" w:author="li jizhi" w:date="2026-04-27T20:24:00Z">
            <w:rPr>
              <w:ins w:id="316" w:author="li jizhi" w:date="2026-04-27T20:22:00Z"/>
            </w:rPr>
          </w:rPrChange>
        </w:rPr>
        <w:pPrChange w:id="317" w:author="li jizhi" w:date="2026-04-27T20:24:00Z">
          <w:pPr>
            <w:pStyle w:val="af4"/>
            <w:keepNext/>
            <w:keepLines/>
            <w:numPr>
              <w:ilvl w:val="1"/>
              <w:numId w:val="2"/>
            </w:numPr>
            <w:spacing w:beforeLines="50" w:before="156" w:afterLines="50" w:after="156" w:line="400" w:lineRule="exact"/>
            <w:ind w:left="567" w:firstLineChars="0" w:hanging="567"/>
            <w:jc w:val="left"/>
            <w:outlineLvl w:val="1"/>
          </w:pPr>
        </w:pPrChange>
      </w:pPr>
      <w:ins w:id="318" w:author="li jizhi" w:date="2026-04-27T20:24:00Z">
        <w:r>
          <w:rPr>
            <w:rFonts w:ascii="黑体" w:eastAsia="黑体"/>
            <w:bCs/>
            <w:color w:val="000000"/>
            <w:sz w:val="32"/>
            <w:szCs w:val="32"/>
          </w:rPr>
          <w:br w:type="page"/>
        </w:r>
      </w:ins>
    </w:p>
    <w:p w14:paraId="59AC8B2F" w14:textId="2A5393A6" w:rsidR="008458E2" w:rsidRPr="00D91FF8" w:rsidRDefault="008458E2" w:rsidP="008458E2">
      <w:pPr>
        <w:pStyle w:val="af4"/>
        <w:keepNext/>
        <w:keepLines/>
        <w:numPr>
          <w:ilvl w:val="0"/>
          <w:numId w:val="2"/>
        </w:numPr>
        <w:spacing w:beforeLines="50" w:before="156" w:afterLines="50" w:after="156" w:line="400" w:lineRule="exact"/>
        <w:ind w:firstLineChars="0"/>
        <w:jc w:val="center"/>
        <w:outlineLvl w:val="1"/>
        <w:rPr>
          <w:ins w:id="319" w:author="li jizhi" w:date="2026-04-27T20:23:00Z"/>
          <w:rFonts w:ascii="黑体" w:eastAsia="黑体"/>
          <w:bCs/>
          <w:color w:val="000000"/>
          <w:sz w:val="36"/>
          <w:szCs w:val="36"/>
          <w:rPrChange w:id="320" w:author="li jizhi" w:date="2026-04-28T19:40:00Z">
            <w:rPr>
              <w:ins w:id="321" w:author="li jizhi" w:date="2026-04-27T20:23:00Z"/>
              <w:rFonts w:ascii="黑体" w:eastAsia="黑体"/>
              <w:bCs/>
              <w:color w:val="000000"/>
              <w:sz w:val="32"/>
              <w:szCs w:val="32"/>
            </w:rPr>
          </w:rPrChange>
        </w:rPr>
      </w:pPr>
      <w:bookmarkStart w:id="322" w:name="_Toc228371532"/>
      <w:ins w:id="323" w:author="li jizhi" w:date="2026-04-27T20:22:00Z">
        <w:r w:rsidRPr="00D91FF8">
          <w:rPr>
            <w:rFonts w:ascii="黑体" w:eastAsia="黑体" w:hint="eastAsia"/>
            <w:bCs/>
            <w:color w:val="000000"/>
            <w:sz w:val="36"/>
            <w:szCs w:val="36"/>
            <w:rPrChange w:id="324" w:author="li jizhi" w:date="2026-04-28T19:40:00Z">
              <w:rPr>
                <w:rFonts w:ascii="黑体" w:eastAsia="黑体" w:hint="eastAsia"/>
                <w:bCs/>
                <w:color w:val="000000"/>
                <w:sz w:val="32"/>
                <w:szCs w:val="32"/>
              </w:rPr>
            </w:rPrChange>
          </w:rPr>
          <w:lastRenderedPageBreak/>
          <w:t>系统关键模块设计与实现</w:t>
        </w:r>
      </w:ins>
      <w:bookmarkEnd w:id="322"/>
    </w:p>
    <w:p w14:paraId="63540797" w14:textId="78979C2C"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25" w:author="li jizhi" w:date="2026-04-28T19:46:00Z"/>
          <w:rFonts w:ascii="黑体" w:eastAsia="黑体"/>
          <w:bCs/>
          <w:color w:val="000000"/>
          <w:sz w:val="32"/>
          <w:szCs w:val="32"/>
        </w:rPr>
      </w:pPr>
      <w:bookmarkStart w:id="326" w:name="_Toc228371533"/>
      <w:ins w:id="327" w:author="li jizhi" w:date="2026-04-27T20:23:00Z">
        <w:r w:rsidRPr="008458E2">
          <w:rPr>
            <w:rFonts w:ascii="黑体" w:eastAsia="黑体" w:hint="eastAsia"/>
            <w:bCs/>
            <w:color w:val="000000"/>
            <w:sz w:val="32"/>
            <w:szCs w:val="32"/>
          </w:rPr>
          <w:t>前端交互模块设计与实现</w:t>
        </w:r>
      </w:ins>
      <w:bookmarkEnd w:id="326"/>
    </w:p>
    <w:p w14:paraId="6B4F44C9" w14:textId="77777777" w:rsidR="00D91FF8" w:rsidRPr="00D91FF8" w:rsidRDefault="00D91FF8">
      <w:pPr>
        <w:spacing w:line="400" w:lineRule="exact"/>
        <w:ind w:leftChars="199" w:left="418"/>
        <w:rPr>
          <w:ins w:id="328" w:author="li jizhi" w:date="2026-04-27T20:24:00Z"/>
          <w:rFonts w:ascii="宋体" w:hAnsi="宋体"/>
          <w:color w:val="000000"/>
          <w:sz w:val="24"/>
          <w:rPrChange w:id="329" w:author="li jizhi" w:date="2026-04-28T19:47:00Z">
            <w:rPr>
              <w:ins w:id="330" w:author="li jizhi" w:date="2026-04-27T20:24:00Z"/>
              <w:rFonts w:ascii="黑体" w:eastAsia="黑体"/>
              <w:bCs/>
              <w:color w:val="000000"/>
              <w:sz w:val="32"/>
              <w:szCs w:val="32"/>
            </w:rPr>
          </w:rPrChange>
        </w:rPr>
        <w:pPrChange w:id="331"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7C96D1DA" w14:textId="5FB52E74"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32" w:author="li jizhi" w:date="2026-04-28T19:46:00Z"/>
          <w:rFonts w:ascii="黑体" w:eastAsia="黑体"/>
          <w:bCs/>
          <w:color w:val="000000"/>
          <w:sz w:val="32"/>
          <w:szCs w:val="32"/>
        </w:rPr>
      </w:pPr>
      <w:bookmarkStart w:id="333" w:name="_Toc228371534"/>
      <w:ins w:id="334" w:author="li jizhi" w:date="2026-04-27T20:24:00Z">
        <w:r w:rsidRPr="008458E2">
          <w:rPr>
            <w:rFonts w:ascii="黑体" w:eastAsia="黑体" w:hint="eastAsia"/>
            <w:bCs/>
            <w:color w:val="000000"/>
            <w:sz w:val="32"/>
            <w:szCs w:val="32"/>
          </w:rPr>
          <w:t>语音识别模块设计与实现</w:t>
        </w:r>
      </w:ins>
      <w:bookmarkEnd w:id="333"/>
    </w:p>
    <w:p w14:paraId="44C40F0D" w14:textId="77777777" w:rsidR="00D91FF8" w:rsidRPr="00D91FF8" w:rsidRDefault="00D91FF8">
      <w:pPr>
        <w:spacing w:line="400" w:lineRule="exact"/>
        <w:ind w:leftChars="199" w:left="418"/>
        <w:rPr>
          <w:ins w:id="335" w:author="li jizhi" w:date="2026-04-27T20:24:00Z"/>
          <w:rFonts w:ascii="宋体" w:hAnsi="宋体"/>
          <w:color w:val="000000"/>
          <w:sz w:val="24"/>
          <w:rPrChange w:id="336" w:author="li jizhi" w:date="2026-04-28T19:47:00Z">
            <w:rPr>
              <w:ins w:id="337" w:author="li jizhi" w:date="2026-04-27T20:24:00Z"/>
              <w:rFonts w:ascii="黑体" w:eastAsia="黑体"/>
              <w:bCs/>
              <w:color w:val="000000"/>
              <w:sz w:val="32"/>
              <w:szCs w:val="32"/>
            </w:rPr>
          </w:rPrChange>
        </w:rPr>
        <w:pPrChange w:id="338"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74738862" w14:textId="17BB99A6"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39" w:author="li jizhi" w:date="2026-04-28T19:46:00Z"/>
          <w:rFonts w:ascii="黑体" w:eastAsia="黑体"/>
          <w:bCs/>
          <w:color w:val="000000"/>
          <w:sz w:val="32"/>
          <w:szCs w:val="32"/>
        </w:rPr>
      </w:pPr>
      <w:bookmarkStart w:id="340" w:name="_Toc228371535"/>
      <w:ins w:id="341" w:author="li jizhi" w:date="2026-04-27T20:24:00Z">
        <w:r w:rsidRPr="008458E2">
          <w:rPr>
            <w:rFonts w:ascii="黑体" w:eastAsia="黑体" w:hint="eastAsia"/>
            <w:bCs/>
            <w:color w:val="000000"/>
            <w:sz w:val="32"/>
            <w:szCs w:val="32"/>
          </w:rPr>
          <w:t>导航意图识别与槽位填充模块设计与实现</w:t>
        </w:r>
      </w:ins>
      <w:bookmarkEnd w:id="340"/>
    </w:p>
    <w:p w14:paraId="13023D17" w14:textId="77777777" w:rsidR="00D91FF8" w:rsidRPr="00D91FF8" w:rsidRDefault="00D91FF8">
      <w:pPr>
        <w:spacing w:line="400" w:lineRule="exact"/>
        <w:ind w:leftChars="199" w:left="418"/>
        <w:rPr>
          <w:ins w:id="342" w:author="li jizhi" w:date="2026-04-27T20:24:00Z"/>
          <w:rFonts w:ascii="宋体" w:hAnsi="宋体"/>
          <w:color w:val="000000"/>
          <w:sz w:val="24"/>
          <w:rPrChange w:id="343" w:author="li jizhi" w:date="2026-04-28T19:47:00Z">
            <w:rPr>
              <w:ins w:id="344" w:author="li jizhi" w:date="2026-04-27T20:24:00Z"/>
              <w:rFonts w:ascii="黑体" w:eastAsia="黑体"/>
              <w:bCs/>
              <w:color w:val="000000"/>
              <w:sz w:val="32"/>
              <w:szCs w:val="32"/>
            </w:rPr>
          </w:rPrChange>
        </w:rPr>
        <w:pPrChange w:id="345"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07307F0" w14:textId="2138DEA2"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46" w:author="li jizhi" w:date="2026-04-28T19:46:00Z"/>
          <w:rFonts w:ascii="黑体" w:eastAsia="黑体"/>
          <w:bCs/>
          <w:color w:val="000000"/>
          <w:sz w:val="32"/>
          <w:szCs w:val="32"/>
        </w:rPr>
      </w:pPr>
      <w:bookmarkStart w:id="347" w:name="_Toc228371536"/>
      <w:ins w:id="348" w:author="li jizhi" w:date="2026-04-27T20:24:00Z">
        <w:r w:rsidRPr="008458E2">
          <w:rPr>
            <w:rFonts w:ascii="黑体" w:eastAsia="黑体" w:hint="eastAsia"/>
            <w:bCs/>
            <w:color w:val="000000"/>
            <w:sz w:val="32"/>
            <w:szCs w:val="32"/>
          </w:rPr>
          <w:t>地点校验与歧义消解模块设计与实现</w:t>
        </w:r>
      </w:ins>
      <w:bookmarkEnd w:id="347"/>
    </w:p>
    <w:p w14:paraId="1DC1B0BD" w14:textId="77777777" w:rsidR="00D91FF8" w:rsidRPr="00D91FF8" w:rsidRDefault="00D91FF8">
      <w:pPr>
        <w:spacing w:line="400" w:lineRule="exact"/>
        <w:ind w:leftChars="199" w:left="418"/>
        <w:rPr>
          <w:ins w:id="349" w:author="li jizhi" w:date="2026-04-27T20:24:00Z"/>
          <w:rFonts w:ascii="宋体" w:hAnsi="宋体"/>
          <w:color w:val="000000"/>
          <w:sz w:val="24"/>
          <w:rPrChange w:id="350" w:author="li jizhi" w:date="2026-04-28T19:47:00Z">
            <w:rPr>
              <w:ins w:id="351" w:author="li jizhi" w:date="2026-04-27T20:24:00Z"/>
              <w:rFonts w:ascii="黑体" w:eastAsia="黑体"/>
              <w:bCs/>
              <w:color w:val="000000"/>
              <w:sz w:val="32"/>
              <w:szCs w:val="32"/>
            </w:rPr>
          </w:rPrChange>
        </w:rPr>
        <w:pPrChange w:id="352"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78E28C55" w14:textId="2A948A08"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53" w:author="li jizhi" w:date="2026-04-28T19:46:00Z"/>
          <w:rFonts w:ascii="黑体" w:eastAsia="黑体"/>
          <w:bCs/>
          <w:color w:val="000000"/>
          <w:sz w:val="32"/>
          <w:szCs w:val="32"/>
        </w:rPr>
      </w:pPr>
      <w:bookmarkStart w:id="354" w:name="_Toc228371537"/>
      <w:ins w:id="355" w:author="li jizhi" w:date="2026-04-27T20:24:00Z">
        <w:r w:rsidRPr="008458E2">
          <w:rPr>
            <w:rFonts w:ascii="黑体" w:eastAsia="黑体" w:hint="eastAsia"/>
            <w:bCs/>
            <w:color w:val="000000"/>
            <w:sz w:val="32"/>
            <w:szCs w:val="32"/>
          </w:rPr>
          <w:t>路径规划模块设计与实现</w:t>
        </w:r>
      </w:ins>
      <w:bookmarkEnd w:id="354"/>
    </w:p>
    <w:p w14:paraId="1F80308C" w14:textId="77777777" w:rsidR="00D91FF8" w:rsidRPr="00D91FF8" w:rsidRDefault="00D91FF8">
      <w:pPr>
        <w:spacing w:line="400" w:lineRule="exact"/>
        <w:ind w:leftChars="199" w:left="418"/>
        <w:rPr>
          <w:ins w:id="356" w:author="li jizhi" w:date="2026-04-27T20:25:00Z"/>
          <w:rFonts w:ascii="宋体" w:hAnsi="宋体"/>
          <w:color w:val="000000"/>
          <w:sz w:val="24"/>
          <w:rPrChange w:id="357" w:author="li jizhi" w:date="2026-04-28T19:47:00Z">
            <w:rPr>
              <w:ins w:id="358" w:author="li jizhi" w:date="2026-04-27T20:25:00Z"/>
              <w:rFonts w:ascii="黑体" w:eastAsia="黑体"/>
              <w:bCs/>
              <w:color w:val="000000"/>
              <w:sz w:val="32"/>
              <w:szCs w:val="32"/>
            </w:rPr>
          </w:rPrChange>
        </w:rPr>
        <w:pPrChange w:id="359"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7F65B84C" w14:textId="64FA1AE9"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60" w:author="li jizhi" w:date="2026-04-28T19:46:00Z"/>
          <w:rFonts w:ascii="黑体" w:eastAsia="黑体"/>
          <w:bCs/>
          <w:color w:val="000000"/>
          <w:sz w:val="32"/>
          <w:szCs w:val="32"/>
        </w:rPr>
      </w:pPr>
      <w:bookmarkStart w:id="361" w:name="_Toc228371538"/>
      <w:ins w:id="362" w:author="li jizhi" w:date="2026-04-27T20:25:00Z">
        <w:r w:rsidRPr="008458E2">
          <w:rPr>
            <w:rFonts w:ascii="黑体" w:eastAsia="黑体" w:hint="eastAsia"/>
            <w:bCs/>
            <w:color w:val="000000"/>
            <w:sz w:val="32"/>
            <w:szCs w:val="32"/>
          </w:rPr>
          <w:t>视频分析模块设计与实现</w:t>
        </w:r>
      </w:ins>
      <w:bookmarkEnd w:id="361"/>
    </w:p>
    <w:p w14:paraId="69E74192" w14:textId="77777777" w:rsidR="00D91FF8" w:rsidRPr="00D91FF8" w:rsidRDefault="00D91FF8">
      <w:pPr>
        <w:spacing w:line="400" w:lineRule="exact"/>
        <w:ind w:leftChars="199" w:left="418"/>
        <w:rPr>
          <w:ins w:id="363" w:author="li jizhi" w:date="2026-04-27T20:25:00Z"/>
          <w:rFonts w:ascii="宋体" w:hAnsi="宋体"/>
          <w:color w:val="000000"/>
          <w:sz w:val="24"/>
          <w:rPrChange w:id="364" w:author="li jizhi" w:date="2026-04-28T19:47:00Z">
            <w:rPr>
              <w:ins w:id="365" w:author="li jizhi" w:date="2026-04-27T20:25:00Z"/>
              <w:rFonts w:ascii="黑体" w:eastAsia="黑体"/>
              <w:bCs/>
              <w:color w:val="000000"/>
              <w:sz w:val="32"/>
              <w:szCs w:val="32"/>
            </w:rPr>
          </w:rPrChange>
        </w:rPr>
        <w:pPrChange w:id="366"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2C35390D" w14:textId="116EDD33"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67" w:author="li jizhi" w:date="2026-04-28T19:46:00Z"/>
          <w:rFonts w:ascii="黑体" w:eastAsia="黑体"/>
          <w:bCs/>
          <w:color w:val="000000"/>
          <w:sz w:val="32"/>
          <w:szCs w:val="32"/>
        </w:rPr>
      </w:pPr>
      <w:bookmarkStart w:id="368" w:name="_Toc228371539"/>
      <w:ins w:id="369" w:author="li jizhi" w:date="2026-04-27T20:25:00Z">
        <w:r w:rsidRPr="008458E2">
          <w:rPr>
            <w:rFonts w:ascii="黑体" w:eastAsia="黑体" w:hint="eastAsia"/>
            <w:bCs/>
            <w:color w:val="000000"/>
            <w:sz w:val="32"/>
            <w:szCs w:val="32"/>
          </w:rPr>
          <w:t>多模态融合交互模块设计与实现</w:t>
        </w:r>
      </w:ins>
      <w:bookmarkEnd w:id="368"/>
    </w:p>
    <w:p w14:paraId="6528B023" w14:textId="77777777" w:rsidR="00D91FF8" w:rsidRPr="00D91FF8" w:rsidRDefault="00D91FF8">
      <w:pPr>
        <w:spacing w:line="400" w:lineRule="exact"/>
        <w:ind w:leftChars="199" w:left="418"/>
        <w:rPr>
          <w:ins w:id="370" w:author="li jizhi" w:date="2026-04-27T20:25:00Z"/>
          <w:rFonts w:ascii="宋体" w:hAnsi="宋体"/>
          <w:color w:val="000000"/>
          <w:sz w:val="24"/>
          <w:rPrChange w:id="371" w:author="li jizhi" w:date="2026-04-28T19:47:00Z">
            <w:rPr>
              <w:ins w:id="372" w:author="li jizhi" w:date="2026-04-27T20:25:00Z"/>
              <w:rFonts w:ascii="黑体" w:eastAsia="黑体"/>
              <w:bCs/>
              <w:color w:val="000000"/>
              <w:sz w:val="32"/>
              <w:szCs w:val="32"/>
            </w:rPr>
          </w:rPrChange>
        </w:rPr>
        <w:pPrChange w:id="373"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5B75B5F9" w14:textId="5F9C6040" w:rsidR="00D91FF8" w:rsidRDefault="008458E2" w:rsidP="008458E2">
      <w:pPr>
        <w:pStyle w:val="af4"/>
        <w:keepNext/>
        <w:keepLines/>
        <w:numPr>
          <w:ilvl w:val="1"/>
          <w:numId w:val="2"/>
        </w:numPr>
        <w:spacing w:beforeLines="50" w:before="156" w:afterLines="50" w:after="156" w:line="400" w:lineRule="exact"/>
        <w:ind w:left="567" w:firstLineChars="0"/>
        <w:jc w:val="left"/>
        <w:outlineLvl w:val="1"/>
        <w:rPr>
          <w:ins w:id="374" w:author="li jizhi" w:date="2026-04-28T19:46:00Z"/>
          <w:rFonts w:ascii="黑体" w:eastAsia="黑体"/>
          <w:bCs/>
          <w:color w:val="000000"/>
          <w:sz w:val="32"/>
          <w:szCs w:val="32"/>
        </w:rPr>
      </w:pPr>
      <w:bookmarkStart w:id="375" w:name="_Toc228371540"/>
      <w:ins w:id="376" w:author="li jizhi" w:date="2026-04-27T20:25:00Z">
        <w:r w:rsidRPr="008458E2">
          <w:rPr>
            <w:rFonts w:ascii="黑体" w:eastAsia="黑体" w:hint="eastAsia"/>
            <w:bCs/>
            <w:color w:val="000000"/>
            <w:sz w:val="32"/>
            <w:szCs w:val="32"/>
          </w:rPr>
          <w:t>系统异常处理机制</w:t>
        </w:r>
      </w:ins>
      <w:bookmarkEnd w:id="375"/>
    </w:p>
    <w:p w14:paraId="0D255C42" w14:textId="77777777" w:rsidR="00D91FF8" w:rsidRPr="00D91FF8" w:rsidRDefault="00D91FF8">
      <w:pPr>
        <w:spacing w:line="400" w:lineRule="exact"/>
        <w:ind w:leftChars="199" w:left="418"/>
        <w:rPr>
          <w:ins w:id="377" w:author="li jizhi" w:date="2026-04-28T19:36:00Z"/>
          <w:rFonts w:ascii="宋体" w:hAnsi="宋体"/>
          <w:color w:val="000000"/>
          <w:sz w:val="24"/>
          <w:rPrChange w:id="378" w:author="li jizhi" w:date="2026-04-28T19:47:00Z">
            <w:rPr>
              <w:ins w:id="379" w:author="li jizhi" w:date="2026-04-28T19:36:00Z"/>
              <w:rFonts w:ascii="黑体" w:eastAsia="黑体"/>
              <w:bCs/>
              <w:color w:val="000000"/>
              <w:sz w:val="32"/>
              <w:szCs w:val="32"/>
            </w:rPr>
          </w:rPrChange>
        </w:rPr>
        <w:pPrChange w:id="380"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3E41B6F4" w14:textId="6C4921D7" w:rsidR="008458E2" w:rsidRPr="00D91FF8" w:rsidRDefault="00D91FF8">
      <w:pPr>
        <w:widowControl/>
        <w:jc w:val="left"/>
        <w:rPr>
          <w:ins w:id="381" w:author="li jizhi" w:date="2026-04-27T20:25:00Z"/>
          <w:rFonts w:ascii="黑体" w:eastAsia="黑体"/>
          <w:bCs/>
          <w:color w:val="000000"/>
          <w:sz w:val="32"/>
          <w:szCs w:val="32"/>
          <w:rPrChange w:id="382" w:author="li jizhi" w:date="2026-04-28T19:36:00Z">
            <w:rPr>
              <w:ins w:id="383" w:author="li jizhi" w:date="2026-04-27T20:25:00Z"/>
            </w:rPr>
          </w:rPrChange>
        </w:rPr>
        <w:pPrChange w:id="384" w:author="li jizhi" w:date="2026-04-28T19:36:00Z">
          <w:pPr>
            <w:pStyle w:val="af4"/>
            <w:keepNext/>
            <w:keepLines/>
            <w:numPr>
              <w:ilvl w:val="1"/>
              <w:numId w:val="2"/>
            </w:numPr>
            <w:spacing w:beforeLines="50" w:before="156" w:afterLines="50" w:after="156" w:line="400" w:lineRule="exact"/>
            <w:ind w:left="567" w:firstLineChars="0" w:hanging="567"/>
            <w:jc w:val="left"/>
            <w:outlineLvl w:val="1"/>
          </w:pPr>
        </w:pPrChange>
      </w:pPr>
      <w:ins w:id="385" w:author="li jizhi" w:date="2026-04-28T19:36:00Z">
        <w:r>
          <w:rPr>
            <w:rFonts w:ascii="黑体" w:eastAsia="黑体"/>
            <w:bCs/>
            <w:color w:val="000000"/>
            <w:sz w:val="32"/>
            <w:szCs w:val="32"/>
          </w:rPr>
          <w:br w:type="page"/>
        </w:r>
      </w:ins>
    </w:p>
    <w:p w14:paraId="4289DC2A" w14:textId="4B406F69" w:rsidR="008458E2" w:rsidRPr="00D91FF8" w:rsidRDefault="008458E2" w:rsidP="008458E2">
      <w:pPr>
        <w:pStyle w:val="af4"/>
        <w:keepNext/>
        <w:keepLines/>
        <w:numPr>
          <w:ilvl w:val="0"/>
          <w:numId w:val="2"/>
        </w:numPr>
        <w:spacing w:beforeLines="50" w:before="156" w:afterLines="50" w:after="156" w:line="400" w:lineRule="exact"/>
        <w:ind w:firstLineChars="0"/>
        <w:jc w:val="center"/>
        <w:outlineLvl w:val="1"/>
        <w:rPr>
          <w:ins w:id="386" w:author="li jizhi" w:date="2026-04-27T20:25:00Z"/>
          <w:rFonts w:ascii="黑体" w:eastAsia="黑体"/>
          <w:bCs/>
          <w:color w:val="000000"/>
          <w:sz w:val="36"/>
          <w:szCs w:val="36"/>
          <w:rPrChange w:id="387" w:author="li jizhi" w:date="2026-04-28T19:40:00Z">
            <w:rPr>
              <w:ins w:id="388" w:author="li jizhi" w:date="2026-04-27T20:25:00Z"/>
              <w:rFonts w:ascii="黑体" w:eastAsia="黑体"/>
              <w:bCs/>
              <w:color w:val="000000"/>
              <w:sz w:val="32"/>
              <w:szCs w:val="32"/>
            </w:rPr>
          </w:rPrChange>
        </w:rPr>
      </w:pPr>
      <w:bookmarkStart w:id="389" w:name="_Toc228371541"/>
      <w:ins w:id="390" w:author="li jizhi" w:date="2026-04-27T20:25:00Z">
        <w:r w:rsidRPr="00D91FF8">
          <w:rPr>
            <w:rFonts w:ascii="黑体" w:eastAsia="黑体" w:hint="eastAsia"/>
            <w:bCs/>
            <w:color w:val="000000"/>
            <w:sz w:val="36"/>
            <w:szCs w:val="36"/>
            <w:rPrChange w:id="391" w:author="li jizhi" w:date="2026-04-28T19:40:00Z">
              <w:rPr>
                <w:rFonts w:ascii="黑体" w:eastAsia="黑体" w:hint="eastAsia"/>
                <w:bCs/>
                <w:color w:val="000000"/>
                <w:sz w:val="32"/>
                <w:szCs w:val="32"/>
              </w:rPr>
            </w:rPrChange>
          </w:rPr>
          <w:lastRenderedPageBreak/>
          <w:t>系统测试与结果分析</w:t>
        </w:r>
        <w:bookmarkEnd w:id="389"/>
      </w:ins>
    </w:p>
    <w:p w14:paraId="01FEF966" w14:textId="47F41E29"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92" w:author="li jizhi" w:date="2026-04-28T19:46:00Z"/>
          <w:rFonts w:ascii="黑体" w:eastAsia="黑体"/>
          <w:bCs/>
          <w:color w:val="000000"/>
          <w:sz w:val="32"/>
          <w:szCs w:val="32"/>
        </w:rPr>
      </w:pPr>
      <w:bookmarkStart w:id="393" w:name="_Toc228371542"/>
      <w:ins w:id="394" w:author="li jizhi" w:date="2026-04-27T20:25:00Z">
        <w:r w:rsidRPr="008458E2">
          <w:rPr>
            <w:rFonts w:ascii="黑体" w:eastAsia="黑体" w:hint="eastAsia"/>
            <w:bCs/>
            <w:color w:val="000000"/>
            <w:sz w:val="32"/>
            <w:szCs w:val="32"/>
          </w:rPr>
          <w:t>测试环境与测试方法</w:t>
        </w:r>
      </w:ins>
      <w:bookmarkEnd w:id="393"/>
    </w:p>
    <w:p w14:paraId="7B35F2E4" w14:textId="77777777" w:rsidR="00D91FF8" w:rsidRPr="00D91FF8" w:rsidRDefault="00D91FF8">
      <w:pPr>
        <w:spacing w:line="400" w:lineRule="exact"/>
        <w:ind w:leftChars="199" w:left="418"/>
        <w:rPr>
          <w:ins w:id="395" w:author="li jizhi" w:date="2026-04-27T20:25:00Z"/>
          <w:rFonts w:ascii="宋体" w:hAnsi="宋体"/>
          <w:color w:val="000000"/>
          <w:sz w:val="24"/>
          <w:rPrChange w:id="396" w:author="li jizhi" w:date="2026-04-28T19:47:00Z">
            <w:rPr>
              <w:ins w:id="397" w:author="li jizhi" w:date="2026-04-27T20:25:00Z"/>
              <w:rFonts w:ascii="黑体" w:eastAsia="黑体"/>
              <w:bCs/>
              <w:color w:val="000000"/>
              <w:sz w:val="32"/>
              <w:szCs w:val="32"/>
            </w:rPr>
          </w:rPrChange>
        </w:rPr>
        <w:pPrChange w:id="398"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41D2DFF2" w14:textId="6B3086F5"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399" w:author="li jizhi" w:date="2026-04-28T19:46:00Z"/>
          <w:rFonts w:ascii="黑体" w:eastAsia="黑体"/>
          <w:bCs/>
          <w:color w:val="000000"/>
          <w:sz w:val="32"/>
          <w:szCs w:val="32"/>
        </w:rPr>
      </w:pPr>
      <w:bookmarkStart w:id="400" w:name="_Toc228371543"/>
      <w:ins w:id="401" w:author="li jizhi" w:date="2026-04-27T20:26:00Z">
        <w:r w:rsidRPr="008458E2">
          <w:rPr>
            <w:rFonts w:ascii="黑体" w:eastAsia="黑体" w:hint="eastAsia"/>
            <w:bCs/>
            <w:color w:val="000000"/>
            <w:sz w:val="32"/>
            <w:szCs w:val="32"/>
          </w:rPr>
          <w:t>功能测试</w:t>
        </w:r>
      </w:ins>
      <w:bookmarkEnd w:id="400"/>
    </w:p>
    <w:p w14:paraId="3FB655EC" w14:textId="77777777" w:rsidR="00D91FF8" w:rsidRPr="00D91FF8" w:rsidRDefault="00D91FF8">
      <w:pPr>
        <w:spacing w:line="400" w:lineRule="exact"/>
        <w:ind w:leftChars="199" w:left="418"/>
        <w:rPr>
          <w:ins w:id="402" w:author="li jizhi" w:date="2026-04-27T20:26:00Z"/>
          <w:rFonts w:ascii="宋体" w:hAnsi="宋体"/>
          <w:color w:val="000000"/>
          <w:sz w:val="24"/>
          <w:rPrChange w:id="403" w:author="li jizhi" w:date="2026-04-28T19:47:00Z">
            <w:rPr>
              <w:ins w:id="404" w:author="li jizhi" w:date="2026-04-27T20:26:00Z"/>
              <w:rFonts w:ascii="黑体" w:eastAsia="黑体"/>
              <w:bCs/>
              <w:color w:val="000000"/>
              <w:sz w:val="32"/>
              <w:szCs w:val="32"/>
            </w:rPr>
          </w:rPrChange>
        </w:rPr>
        <w:pPrChange w:id="405"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5762E22F" w14:textId="6033584F"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406" w:author="li jizhi" w:date="2026-04-28T19:46:00Z"/>
          <w:rFonts w:ascii="黑体" w:eastAsia="黑体"/>
          <w:bCs/>
          <w:color w:val="000000"/>
          <w:sz w:val="32"/>
          <w:szCs w:val="32"/>
        </w:rPr>
      </w:pPr>
      <w:bookmarkStart w:id="407" w:name="_Toc228371544"/>
      <w:ins w:id="408" w:author="li jizhi" w:date="2026-04-27T20:26:00Z">
        <w:r w:rsidRPr="008458E2">
          <w:rPr>
            <w:rFonts w:ascii="黑体" w:eastAsia="黑体" w:hint="eastAsia"/>
            <w:bCs/>
            <w:color w:val="000000"/>
            <w:sz w:val="32"/>
            <w:szCs w:val="32"/>
          </w:rPr>
          <w:t>性能测试</w:t>
        </w:r>
      </w:ins>
      <w:bookmarkEnd w:id="407"/>
    </w:p>
    <w:p w14:paraId="2CCFBA86" w14:textId="77777777" w:rsidR="00D91FF8" w:rsidRPr="00D91FF8" w:rsidRDefault="00D91FF8">
      <w:pPr>
        <w:spacing w:line="400" w:lineRule="exact"/>
        <w:ind w:leftChars="199" w:left="418"/>
        <w:rPr>
          <w:ins w:id="409" w:author="li jizhi" w:date="2026-04-27T20:26:00Z"/>
          <w:rFonts w:ascii="宋体" w:hAnsi="宋体"/>
          <w:color w:val="000000"/>
          <w:sz w:val="24"/>
          <w:rPrChange w:id="410" w:author="li jizhi" w:date="2026-04-28T19:47:00Z">
            <w:rPr>
              <w:ins w:id="411" w:author="li jizhi" w:date="2026-04-27T20:26:00Z"/>
              <w:rFonts w:ascii="黑体" w:eastAsia="黑体"/>
              <w:bCs/>
              <w:color w:val="000000"/>
              <w:sz w:val="32"/>
              <w:szCs w:val="32"/>
            </w:rPr>
          </w:rPrChange>
        </w:rPr>
        <w:pPrChange w:id="412"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6C362CC6" w14:textId="5A28C212" w:rsidR="008458E2" w:rsidRDefault="008458E2" w:rsidP="008458E2">
      <w:pPr>
        <w:pStyle w:val="af4"/>
        <w:keepNext/>
        <w:keepLines/>
        <w:numPr>
          <w:ilvl w:val="1"/>
          <w:numId w:val="2"/>
        </w:numPr>
        <w:spacing w:beforeLines="50" w:before="156" w:afterLines="50" w:after="156" w:line="400" w:lineRule="exact"/>
        <w:ind w:left="567" w:firstLineChars="0"/>
        <w:jc w:val="left"/>
        <w:outlineLvl w:val="1"/>
        <w:rPr>
          <w:ins w:id="413" w:author="li jizhi" w:date="2026-04-28T19:46:00Z"/>
          <w:rFonts w:ascii="黑体" w:eastAsia="黑体"/>
          <w:bCs/>
          <w:color w:val="000000"/>
          <w:sz w:val="32"/>
          <w:szCs w:val="32"/>
        </w:rPr>
      </w:pPr>
      <w:bookmarkStart w:id="414" w:name="_Toc228371545"/>
      <w:ins w:id="415" w:author="li jizhi" w:date="2026-04-27T20:26:00Z">
        <w:r w:rsidRPr="008458E2">
          <w:rPr>
            <w:rFonts w:ascii="黑体" w:eastAsia="黑体" w:hint="eastAsia"/>
            <w:bCs/>
            <w:color w:val="000000"/>
            <w:sz w:val="32"/>
            <w:szCs w:val="32"/>
          </w:rPr>
          <w:t>典型案例测试</w:t>
        </w:r>
      </w:ins>
      <w:bookmarkEnd w:id="414"/>
    </w:p>
    <w:p w14:paraId="68AA16A3" w14:textId="77777777" w:rsidR="00D91FF8" w:rsidRPr="00D91FF8" w:rsidRDefault="00D91FF8">
      <w:pPr>
        <w:spacing w:line="400" w:lineRule="exact"/>
        <w:ind w:leftChars="199" w:left="418"/>
        <w:rPr>
          <w:ins w:id="416" w:author="li jizhi" w:date="2026-04-27T20:26:00Z"/>
          <w:rFonts w:ascii="宋体" w:hAnsi="宋体"/>
          <w:color w:val="000000"/>
          <w:sz w:val="24"/>
          <w:rPrChange w:id="417" w:author="li jizhi" w:date="2026-04-28T19:47:00Z">
            <w:rPr>
              <w:ins w:id="418" w:author="li jizhi" w:date="2026-04-27T20:26:00Z"/>
              <w:rFonts w:ascii="黑体" w:eastAsia="黑体"/>
              <w:bCs/>
              <w:color w:val="000000"/>
              <w:sz w:val="32"/>
              <w:szCs w:val="32"/>
            </w:rPr>
          </w:rPrChange>
        </w:rPr>
        <w:pPrChange w:id="419"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1CC30CAA" w14:textId="583ADBEC" w:rsidR="00D91FF8" w:rsidRDefault="00D91FF8">
      <w:pPr>
        <w:pStyle w:val="af4"/>
        <w:keepNext/>
        <w:keepLines/>
        <w:numPr>
          <w:ilvl w:val="1"/>
          <w:numId w:val="2"/>
        </w:numPr>
        <w:spacing w:beforeLines="50" w:before="156" w:afterLines="50" w:after="156" w:line="400" w:lineRule="exact"/>
        <w:ind w:left="567" w:firstLineChars="0"/>
        <w:jc w:val="left"/>
        <w:outlineLvl w:val="1"/>
        <w:rPr>
          <w:ins w:id="420" w:author="li jizhi" w:date="2026-04-28T19:46:00Z"/>
          <w:rFonts w:ascii="黑体" w:eastAsia="黑体"/>
          <w:bCs/>
          <w:color w:val="000000"/>
          <w:sz w:val="32"/>
          <w:szCs w:val="32"/>
        </w:rPr>
      </w:pPr>
      <w:bookmarkStart w:id="421" w:name="_Toc228371546"/>
      <w:ins w:id="422" w:author="li jizhi" w:date="2026-04-28T19:37:00Z">
        <w:r w:rsidRPr="00D91FF8">
          <w:rPr>
            <w:rFonts w:ascii="黑体" w:eastAsia="黑体" w:hint="eastAsia"/>
            <w:bCs/>
            <w:color w:val="000000"/>
            <w:sz w:val="32"/>
            <w:szCs w:val="32"/>
          </w:rPr>
          <w:t>测试结果分析</w:t>
        </w:r>
      </w:ins>
      <w:bookmarkEnd w:id="421"/>
    </w:p>
    <w:p w14:paraId="6513BEEE" w14:textId="77777777" w:rsidR="00D91FF8" w:rsidRPr="00D91FF8" w:rsidRDefault="00D91FF8">
      <w:pPr>
        <w:spacing w:line="400" w:lineRule="exact"/>
        <w:ind w:leftChars="199" w:left="418"/>
        <w:rPr>
          <w:ins w:id="423" w:author="li jizhi" w:date="2026-04-28T19:38:00Z"/>
          <w:rFonts w:ascii="宋体" w:hAnsi="宋体"/>
          <w:color w:val="000000"/>
          <w:sz w:val="24"/>
          <w:rPrChange w:id="424" w:author="li jizhi" w:date="2026-04-28T19:47:00Z">
            <w:rPr>
              <w:ins w:id="425" w:author="li jizhi" w:date="2026-04-28T19:38:00Z"/>
              <w:rFonts w:ascii="黑体" w:eastAsia="黑体"/>
              <w:bCs/>
              <w:color w:val="000000"/>
              <w:sz w:val="32"/>
              <w:szCs w:val="32"/>
            </w:rPr>
          </w:rPrChange>
        </w:rPr>
        <w:pPrChange w:id="426" w:author="li jizhi" w:date="2026-04-28T19:47:00Z">
          <w:pPr>
            <w:pStyle w:val="af4"/>
            <w:keepNext/>
            <w:keepLines/>
            <w:numPr>
              <w:ilvl w:val="1"/>
              <w:numId w:val="2"/>
            </w:numPr>
            <w:spacing w:beforeLines="50" w:before="156" w:afterLines="50" w:after="156" w:line="400" w:lineRule="exact"/>
            <w:ind w:left="567" w:firstLineChars="0" w:hanging="567"/>
            <w:jc w:val="left"/>
            <w:outlineLvl w:val="1"/>
          </w:pPr>
        </w:pPrChange>
      </w:pPr>
    </w:p>
    <w:p w14:paraId="115A0DF8" w14:textId="5CE1EFD7" w:rsidR="008458E2" w:rsidRPr="00D91FF8" w:rsidRDefault="00D91FF8">
      <w:pPr>
        <w:widowControl/>
        <w:jc w:val="left"/>
        <w:rPr>
          <w:ins w:id="427" w:author="li jizhi" w:date="2026-04-28T19:37:00Z"/>
          <w:rFonts w:ascii="黑体" w:eastAsia="黑体"/>
          <w:bCs/>
          <w:color w:val="000000"/>
          <w:sz w:val="32"/>
          <w:szCs w:val="32"/>
          <w:rPrChange w:id="428" w:author="li jizhi" w:date="2026-04-28T19:38:00Z">
            <w:rPr>
              <w:ins w:id="429" w:author="li jizhi" w:date="2026-04-28T19:37:00Z"/>
            </w:rPr>
          </w:rPrChange>
        </w:rPr>
        <w:pPrChange w:id="430" w:author="li jizhi" w:date="2026-04-28T19:38:00Z">
          <w:pPr>
            <w:pStyle w:val="af4"/>
            <w:keepNext/>
            <w:keepLines/>
            <w:numPr>
              <w:ilvl w:val="1"/>
              <w:numId w:val="2"/>
            </w:numPr>
            <w:spacing w:beforeLines="50" w:before="156" w:afterLines="50" w:after="156" w:line="400" w:lineRule="exact"/>
            <w:ind w:left="567" w:firstLineChars="0" w:hanging="567"/>
            <w:jc w:val="left"/>
            <w:outlineLvl w:val="1"/>
          </w:pPr>
        </w:pPrChange>
      </w:pPr>
      <w:ins w:id="431" w:author="li jizhi" w:date="2026-04-28T19:38:00Z">
        <w:r>
          <w:rPr>
            <w:rFonts w:ascii="黑体" w:eastAsia="黑体"/>
            <w:bCs/>
            <w:color w:val="000000"/>
            <w:sz w:val="32"/>
            <w:szCs w:val="32"/>
          </w:rPr>
          <w:br w:type="page"/>
        </w:r>
      </w:ins>
    </w:p>
    <w:p w14:paraId="51E42DD3" w14:textId="781F252E" w:rsidR="00D91FF8" w:rsidRDefault="00D91FF8" w:rsidP="00D91FF8">
      <w:pPr>
        <w:pStyle w:val="af4"/>
        <w:keepNext/>
        <w:keepLines/>
        <w:spacing w:beforeLines="50" w:before="156" w:afterLines="50" w:after="156" w:line="400" w:lineRule="exact"/>
        <w:ind w:left="425" w:firstLineChars="0" w:firstLine="0"/>
        <w:jc w:val="center"/>
        <w:outlineLvl w:val="1"/>
        <w:rPr>
          <w:rFonts w:ascii="黑体" w:eastAsia="黑体"/>
          <w:bCs/>
          <w:color w:val="000000"/>
          <w:sz w:val="32"/>
          <w:szCs w:val="32"/>
        </w:rPr>
      </w:pPr>
      <w:bookmarkStart w:id="432" w:name="_Toc228371547"/>
      <w:ins w:id="433" w:author="li jizhi" w:date="2026-04-28T19:39:00Z">
        <w:r>
          <w:rPr>
            <w:rFonts w:ascii="黑体" w:eastAsia="黑体" w:hint="eastAsia"/>
            <w:bCs/>
            <w:color w:val="000000"/>
            <w:sz w:val="32"/>
            <w:szCs w:val="32"/>
          </w:rPr>
          <w:lastRenderedPageBreak/>
          <w:t>参考文献</w:t>
        </w:r>
      </w:ins>
      <w:bookmarkEnd w:id="432"/>
    </w:p>
    <w:p w14:paraId="5DE24C3F" w14:textId="77777777" w:rsidR="003977F2" w:rsidRDefault="003977F2" w:rsidP="003977F2">
      <w:pPr>
        <w:rPr>
          <w:ins w:id="434" w:author="li jizhi" w:date="2026-04-28T19:40:00Z"/>
        </w:rPr>
      </w:pPr>
    </w:p>
    <w:p w14:paraId="02D6F28B" w14:textId="0B2366F6" w:rsidR="00D91FF8" w:rsidRPr="00D91FF8" w:rsidRDefault="003977F2">
      <w:pPr>
        <w:rPr>
          <w:ins w:id="435" w:author="li jizhi" w:date="2026-04-28T19:40:00Z"/>
        </w:rPr>
        <w:pPrChange w:id="436" w:author="li jizhi" w:date="2026-04-28T19:48:00Z">
          <w:pPr>
            <w:pStyle w:val="af4"/>
            <w:keepNext/>
            <w:keepLines/>
            <w:spacing w:beforeLines="50" w:before="156" w:afterLines="50" w:after="156" w:line="400" w:lineRule="exact"/>
            <w:ind w:left="425" w:firstLineChars="0" w:firstLine="0"/>
            <w:jc w:val="center"/>
            <w:outlineLvl w:val="1"/>
          </w:pPr>
        </w:pPrChange>
      </w:pPr>
      <w:r>
        <w:br w:type="page"/>
      </w:r>
    </w:p>
    <w:p w14:paraId="512F6AE5" w14:textId="3101D556" w:rsidR="00D91FF8" w:rsidRDefault="00D91FF8" w:rsidP="00D91FF8">
      <w:pPr>
        <w:pStyle w:val="af4"/>
        <w:keepNext/>
        <w:keepLines/>
        <w:spacing w:beforeLines="50" w:before="156" w:afterLines="50" w:after="156" w:line="400" w:lineRule="exact"/>
        <w:ind w:left="425" w:firstLineChars="0" w:firstLine="0"/>
        <w:jc w:val="center"/>
        <w:outlineLvl w:val="1"/>
        <w:rPr>
          <w:rFonts w:ascii="黑体" w:eastAsia="黑体"/>
          <w:bCs/>
          <w:color w:val="000000"/>
          <w:sz w:val="32"/>
          <w:szCs w:val="32"/>
        </w:rPr>
      </w:pPr>
      <w:bookmarkStart w:id="437" w:name="_Toc228371548"/>
      <w:ins w:id="438" w:author="li jizhi" w:date="2026-04-28T19:40:00Z">
        <w:r>
          <w:rPr>
            <w:rFonts w:ascii="黑体" w:eastAsia="黑体" w:hint="eastAsia"/>
            <w:bCs/>
            <w:color w:val="000000"/>
            <w:sz w:val="32"/>
            <w:szCs w:val="32"/>
          </w:rPr>
          <w:lastRenderedPageBreak/>
          <w:t>致谢</w:t>
        </w:r>
      </w:ins>
      <w:bookmarkEnd w:id="437"/>
    </w:p>
    <w:p w14:paraId="2E6206EE" w14:textId="77777777" w:rsidR="003977F2" w:rsidRDefault="003977F2" w:rsidP="003977F2">
      <w:pPr>
        <w:rPr>
          <w:ins w:id="439" w:author="li jizhi" w:date="2026-04-28T19:40:00Z"/>
        </w:rPr>
      </w:pPr>
    </w:p>
    <w:p w14:paraId="53262771" w14:textId="4D2525DE" w:rsidR="00D91FF8" w:rsidRPr="00D91FF8" w:rsidRDefault="003977F2">
      <w:pPr>
        <w:widowControl/>
        <w:jc w:val="left"/>
        <w:rPr>
          <w:ins w:id="440" w:author="li jizhi" w:date="2026-04-28T19:40:00Z"/>
          <w:rFonts w:ascii="宋体" w:hAnsi="宋体"/>
          <w:color w:val="000000"/>
          <w:sz w:val="24"/>
          <w:rPrChange w:id="441" w:author="li jizhi" w:date="2026-04-28T19:48:00Z">
            <w:rPr>
              <w:ins w:id="442" w:author="li jizhi" w:date="2026-04-28T19:40:00Z"/>
            </w:rPr>
          </w:rPrChange>
        </w:rPr>
        <w:pPrChange w:id="443" w:author="li jizhi" w:date="2026-04-28T19:48:00Z">
          <w:pPr>
            <w:pStyle w:val="af4"/>
            <w:keepNext/>
            <w:keepLines/>
            <w:spacing w:beforeLines="50" w:before="156" w:afterLines="50" w:after="156" w:line="400" w:lineRule="exact"/>
            <w:ind w:left="425" w:firstLineChars="0" w:firstLine="0"/>
            <w:jc w:val="center"/>
            <w:outlineLvl w:val="1"/>
          </w:pPr>
        </w:pPrChange>
      </w:pPr>
      <w:r>
        <w:rPr>
          <w:rFonts w:ascii="宋体" w:hAnsi="宋体"/>
          <w:color w:val="000000"/>
          <w:sz w:val="24"/>
        </w:rPr>
        <w:br w:type="page"/>
      </w:r>
    </w:p>
    <w:p w14:paraId="2BE18875" w14:textId="4A431C0F" w:rsidR="00D91FF8" w:rsidDel="00D91FF8" w:rsidRDefault="00D91FF8" w:rsidP="00D91FF8">
      <w:pPr>
        <w:pStyle w:val="af4"/>
        <w:keepNext/>
        <w:keepLines/>
        <w:spacing w:beforeLines="50" w:before="156" w:afterLines="50" w:after="156" w:line="400" w:lineRule="exact"/>
        <w:ind w:left="425" w:firstLineChars="0" w:firstLine="0"/>
        <w:jc w:val="center"/>
        <w:outlineLvl w:val="1"/>
        <w:rPr>
          <w:del w:id="444" w:author="li jizhi" w:date="2026-04-28T19:45:00Z"/>
          <w:rFonts w:ascii="黑体" w:eastAsia="黑体"/>
          <w:bCs/>
          <w:color w:val="000000"/>
          <w:sz w:val="32"/>
          <w:szCs w:val="32"/>
        </w:rPr>
      </w:pPr>
      <w:bookmarkStart w:id="445" w:name="_Toc228371549"/>
      <w:ins w:id="446" w:author="li jizhi" w:date="2026-04-28T19:41:00Z">
        <w:r>
          <w:rPr>
            <w:rFonts w:ascii="黑体" w:eastAsia="黑体" w:hint="eastAsia"/>
            <w:bCs/>
            <w:color w:val="000000"/>
            <w:sz w:val="32"/>
            <w:szCs w:val="32"/>
          </w:rPr>
          <w:lastRenderedPageBreak/>
          <w:t>附录</w:t>
        </w:r>
      </w:ins>
      <w:bookmarkEnd w:id="445"/>
    </w:p>
    <w:p w14:paraId="0B985733" w14:textId="2E854682" w:rsidR="00D91FF8" w:rsidRDefault="00D91FF8" w:rsidP="00D91FF8">
      <w:pPr>
        <w:pStyle w:val="af4"/>
        <w:keepNext/>
        <w:keepLines/>
        <w:spacing w:beforeLines="50" w:before="156" w:afterLines="50" w:after="156" w:line="400" w:lineRule="exact"/>
        <w:ind w:left="425" w:firstLineChars="0" w:firstLine="0"/>
        <w:jc w:val="center"/>
        <w:outlineLvl w:val="1"/>
        <w:rPr>
          <w:ins w:id="447" w:author="li jizhi" w:date="2026-04-28T19:45:00Z"/>
          <w:rFonts w:ascii="黑体" w:eastAsia="黑体"/>
          <w:bCs/>
          <w:color w:val="000000"/>
          <w:sz w:val="32"/>
          <w:szCs w:val="32"/>
        </w:rPr>
      </w:pPr>
    </w:p>
    <w:p w14:paraId="5A2B365D" w14:textId="40147CCC" w:rsidR="004F7976" w:rsidDel="00D91FF8" w:rsidRDefault="007C19F7">
      <w:pPr>
        <w:rPr>
          <w:del w:id="448" w:author="li jizhi" w:date="2026-04-28T19:45:00Z"/>
        </w:rPr>
        <w:pPrChange w:id="449" w:author="li jizhi" w:date="2026-04-28T19:46:00Z">
          <w:pPr>
            <w:spacing w:line="300" w:lineRule="auto"/>
          </w:pPr>
        </w:pPrChange>
      </w:pPr>
      <w:del w:id="450" w:author="li jizhi" w:date="2026-04-28T19:45:00Z">
        <w:r w:rsidDel="00D91FF8">
          <w:delText>--------</w:delText>
        </w:r>
        <w:r w:rsidDel="00D91FF8">
          <w:delText>章与章插入分页符</w:delText>
        </w:r>
        <w:r w:rsidDel="00D91FF8">
          <w:delText>----------</w:delText>
        </w:r>
      </w:del>
    </w:p>
    <w:p w14:paraId="46D169B9" w14:textId="6D047313" w:rsidR="004F7976" w:rsidDel="00D91FF8" w:rsidRDefault="004F7976">
      <w:pPr>
        <w:rPr>
          <w:del w:id="451" w:author="li jizhi" w:date="2026-04-28T19:45:00Z"/>
          <w:rFonts w:ascii="宋体" w:hAnsi="宋体"/>
          <w:b/>
        </w:rPr>
        <w:pPrChange w:id="452" w:author="li jizhi" w:date="2026-04-28T19:46:00Z">
          <w:pPr>
            <w:spacing w:line="400" w:lineRule="exact"/>
            <w:jc w:val="center"/>
          </w:pPr>
        </w:pPrChange>
      </w:pPr>
    </w:p>
    <w:p w14:paraId="6AD1B32C" w14:textId="78513ED8" w:rsidR="004F7976" w:rsidDel="00D91FF8" w:rsidRDefault="007C19F7">
      <w:pPr>
        <w:rPr>
          <w:del w:id="453" w:author="li jizhi" w:date="2026-04-28T19:45:00Z"/>
          <w:rFonts w:ascii="宋体" w:hAnsi="宋体"/>
          <w:b/>
        </w:rPr>
        <w:pPrChange w:id="454" w:author="li jizhi" w:date="2026-04-28T19:46:00Z">
          <w:pPr>
            <w:spacing w:line="400" w:lineRule="exact"/>
            <w:jc w:val="center"/>
          </w:pPr>
        </w:pPrChange>
      </w:pPr>
      <w:del w:id="455" w:author="li jizhi" w:date="2026-04-28T19:45:00Z">
        <w:r w:rsidDel="00D91FF8">
          <w:rPr>
            <w:rFonts w:ascii="宋体" w:hAnsi="宋体"/>
            <w:b/>
          </w:rPr>
          <w:delText>……</w:delText>
        </w:r>
      </w:del>
    </w:p>
    <w:p w14:paraId="09D39E71" w14:textId="6C8CBBFD" w:rsidR="004F7976" w:rsidDel="00D91FF8" w:rsidRDefault="007C19F7">
      <w:pPr>
        <w:rPr>
          <w:del w:id="456" w:author="li jizhi" w:date="2026-04-28T19:45:00Z"/>
          <w:rFonts w:ascii="宋体" w:hAnsi="宋体"/>
          <w:b/>
        </w:rPr>
        <w:pPrChange w:id="457" w:author="li jizhi" w:date="2026-04-28T19:46:00Z">
          <w:pPr>
            <w:spacing w:line="400" w:lineRule="exact"/>
            <w:jc w:val="center"/>
          </w:pPr>
        </w:pPrChange>
      </w:pPr>
      <w:del w:id="458" w:author="li jizhi" w:date="2026-04-28T19:45:00Z">
        <w:r w:rsidDel="00D91FF8">
          <w:rPr>
            <w:rFonts w:ascii="宋体" w:hAnsi="宋体"/>
            <w:b/>
          </w:rPr>
          <w:delText>……</w:delText>
        </w:r>
      </w:del>
    </w:p>
    <w:p w14:paraId="1672077B" w14:textId="2E533C75" w:rsidR="004F7976" w:rsidDel="00D91FF8" w:rsidRDefault="007C19F7">
      <w:pPr>
        <w:rPr>
          <w:del w:id="459" w:author="li jizhi" w:date="2026-04-28T19:45:00Z"/>
          <w:rFonts w:ascii="宋体" w:hAnsi="宋体"/>
          <w:b/>
        </w:rPr>
        <w:pPrChange w:id="460" w:author="li jizhi" w:date="2026-04-28T19:46:00Z">
          <w:pPr>
            <w:spacing w:line="400" w:lineRule="exact"/>
            <w:jc w:val="center"/>
          </w:pPr>
        </w:pPrChange>
      </w:pPr>
      <w:del w:id="461" w:author="li jizhi" w:date="2026-04-28T19:45:00Z">
        <w:r w:rsidDel="00D91FF8">
          <w:rPr>
            <w:rFonts w:ascii="宋体" w:hAnsi="宋体"/>
            <w:b/>
          </w:rPr>
          <w:delText>……</w:delText>
        </w:r>
      </w:del>
    </w:p>
    <w:p w14:paraId="2F95B687" w14:textId="77777777" w:rsidR="004F7976" w:rsidRDefault="004F7976">
      <w:pPr>
        <w:pPrChange w:id="462" w:author="li jizhi" w:date="2026-04-28T19:46:00Z">
          <w:pPr>
            <w:spacing w:line="300" w:lineRule="auto"/>
          </w:pPr>
        </w:pPrChange>
      </w:pPr>
    </w:p>
    <w:p w14:paraId="1D881F67" w14:textId="1968B615" w:rsidR="004F7976" w:rsidDel="00D91FF8" w:rsidRDefault="004F7976">
      <w:pPr>
        <w:spacing w:line="300" w:lineRule="auto"/>
        <w:rPr>
          <w:del w:id="463" w:author="li jizhi" w:date="2026-04-28T19:44:00Z"/>
          <w:color w:val="000000"/>
          <w:sz w:val="24"/>
        </w:rPr>
      </w:pPr>
    </w:p>
    <w:p w14:paraId="0A297B67" w14:textId="611DF7B4" w:rsidR="004F7976" w:rsidDel="00D91FF8" w:rsidRDefault="004F7976">
      <w:pPr>
        <w:spacing w:line="300" w:lineRule="auto"/>
        <w:rPr>
          <w:del w:id="464" w:author="li jizhi" w:date="2026-04-28T19:44:00Z"/>
          <w:color w:val="000000"/>
          <w:sz w:val="24"/>
        </w:rPr>
      </w:pPr>
    </w:p>
    <w:p w14:paraId="746FCEBE" w14:textId="55B49772" w:rsidR="004F7976" w:rsidDel="00D91FF8" w:rsidRDefault="004F7976">
      <w:pPr>
        <w:spacing w:line="300" w:lineRule="auto"/>
        <w:rPr>
          <w:del w:id="465" w:author="li jizhi" w:date="2026-04-28T19:44:00Z"/>
          <w:color w:val="000000"/>
          <w:sz w:val="24"/>
        </w:rPr>
      </w:pPr>
    </w:p>
    <w:p w14:paraId="005B554D" w14:textId="0C22CF34" w:rsidR="004F7976" w:rsidDel="00D91FF8" w:rsidRDefault="004F7976">
      <w:pPr>
        <w:spacing w:line="300" w:lineRule="auto"/>
        <w:rPr>
          <w:del w:id="466" w:author="li jizhi" w:date="2026-04-28T19:44:00Z"/>
          <w:color w:val="000000"/>
          <w:sz w:val="24"/>
        </w:rPr>
      </w:pPr>
    </w:p>
    <w:p w14:paraId="4AE40B44" w14:textId="2E73A8C0" w:rsidR="004F7976" w:rsidDel="00D91FF8" w:rsidRDefault="004F7976">
      <w:pPr>
        <w:spacing w:line="300" w:lineRule="auto"/>
        <w:rPr>
          <w:del w:id="467" w:author="li jizhi" w:date="2026-04-28T19:44:00Z"/>
          <w:color w:val="000000"/>
          <w:sz w:val="24"/>
        </w:rPr>
      </w:pPr>
    </w:p>
    <w:p w14:paraId="2991148F" w14:textId="261DA3B2" w:rsidR="004F7976" w:rsidDel="00D91FF8" w:rsidRDefault="004F7976">
      <w:pPr>
        <w:spacing w:line="300" w:lineRule="auto"/>
        <w:rPr>
          <w:del w:id="468" w:author="li jizhi" w:date="2026-04-28T19:44:00Z"/>
          <w:color w:val="000000"/>
          <w:sz w:val="24"/>
        </w:rPr>
      </w:pPr>
    </w:p>
    <w:p w14:paraId="3DCE868B" w14:textId="5A1DA440" w:rsidR="004F7976" w:rsidDel="00D91FF8" w:rsidRDefault="004F7976">
      <w:pPr>
        <w:spacing w:line="300" w:lineRule="auto"/>
        <w:rPr>
          <w:del w:id="469" w:author="li jizhi" w:date="2026-04-28T19:44:00Z"/>
          <w:color w:val="000000"/>
          <w:sz w:val="24"/>
        </w:rPr>
      </w:pPr>
    </w:p>
    <w:p w14:paraId="370C5F1C" w14:textId="3E331B1E" w:rsidR="004F7976" w:rsidDel="00D91FF8" w:rsidRDefault="004F7976">
      <w:pPr>
        <w:spacing w:line="300" w:lineRule="auto"/>
        <w:rPr>
          <w:del w:id="470" w:author="li jizhi" w:date="2026-04-28T19:44:00Z"/>
          <w:color w:val="000000"/>
          <w:sz w:val="24"/>
        </w:rPr>
      </w:pPr>
    </w:p>
    <w:p w14:paraId="70A97C20" w14:textId="49A42F01" w:rsidR="004F7976" w:rsidDel="00D91FF8" w:rsidRDefault="004F7976">
      <w:pPr>
        <w:spacing w:line="300" w:lineRule="auto"/>
        <w:rPr>
          <w:del w:id="471" w:author="li jizhi" w:date="2026-04-28T19:44:00Z"/>
          <w:color w:val="000000"/>
          <w:sz w:val="24"/>
        </w:rPr>
      </w:pPr>
    </w:p>
    <w:p w14:paraId="310BD85A" w14:textId="3AAC22CA" w:rsidR="004F7976" w:rsidDel="00D91FF8" w:rsidRDefault="004F7976">
      <w:pPr>
        <w:spacing w:line="300" w:lineRule="auto"/>
        <w:rPr>
          <w:del w:id="472" w:author="li jizhi" w:date="2026-04-28T19:44:00Z"/>
          <w:color w:val="000000"/>
          <w:sz w:val="24"/>
        </w:rPr>
      </w:pPr>
    </w:p>
    <w:p w14:paraId="2E77D0EF" w14:textId="4462630D" w:rsidR="004F7976" w:rsidDel="00D91FF8" w:rsidRDefault="007C19F7" w:rsidP="00D91FF8">
      <w:pPr>
        <w:keepNext/>
        <w:keepLines/>
        <w:spacing w:beforeLines="50" w:before="156" w:afterLines="50" w:after="156" w:line="400" w:lineRule="exact"/>
        <w:jc w:val="center"/>
        <w:outlineLvl w:val="0"/>
        <w:rPr>
          <w:del w:id="473" w:author="li jizhi" w:date="2026-04-28T19:44:00Z"/>
          <w:rFonts w:ascii="黑体" w:eastAsia="黑体"/>
          <w:bCs/>
          <w:color w:val="000000"/>
          <w:kern w:val="44"/>
          <w:sz w:val="36"/>
          <w:szCs w:val="36"/>
        </w:rPr>
      </w:pPr>
      <w:bookmarkStart w:id="474" w:name="_Toc169531135"/>
      <w:bookmarkStart w:id="475" w:name="_Toc169531242"/>
      <w:bookmarkStart w:id="476" w:name="_Toc177972382"/>
      <w:del w:id="477" w:author="li jizhi" w:date="2026-04-28T19:44:00Z">
        <w:r w:rsidDel="00D91FF8">
          <w:rPr>
            <w:rFonts w:ascii="黑体" w:eastAsia="黑体" w:hint="eastAsia"/>
            <w:bCs/>
            <w:color w:val="000000"/>
            <w:kern w:val="44"/>
            <w:sz w:val="36"/>
            <w:szCs w:val="36"/>
          </w:rPr>
          <w:delText>第3章 空气燃烧火焰空间的数值模拟</w:delText>
        </w:r>
        <w:bookmarkEnd w:id="474"/>
        <w:bookmarkEnd w:id="475"/>
        <w:bookmarkEnd w:id="476"/>
      </w:del>
    </w:p>
    <w:p w14:paraId="45972B4E" w14:textId="318457C9" w:rsidR="004F7976" w:rsidDel="00D91FF8" w:rsidRDefault="007C19F7" w:rsidP="00D91FF8">
      <w:pPr>
        <w:keepNext/>
        <w:keepLines/>
        <w:spacing w:beforeLines="50" w:before="156" w:afterLines="50" w:after="156" w:line="400" w:lineRule="exact"/>
        <w:jc w:val="center"/>
        <w:outlineLvl w:val="0"/>
        <w:rPr>
          <w:del w:id="478" w:author="li jizhi" w:date="2026-04-28T19:44:00Z"/>
          <w:rFonts w:ascii="黑体" w:eastAsia="黑体"/>
          <w:bCs/>
          <w:color w:val="000000"/>
          <w:kern w:val="44"/>
          <w:sz w:val="36"/>
          <w:szCs w:val="36"/>
        </w:rPr>
      </w:pPr>
      <w:del w:id="479" w:author="li jizhi" w:date="2026-04-28T19:44:00Z">
        <w:r w:rsidDel="00D91FF8">
          <w:rPr>
            <w:rFonts w:ascii="宋体" w:hAnsi="宋体" w:hint="eastAsia"/>
            <w:bCs/>
            <w:color w:val="000000"/>
            <w:kern w:val="44"/>
            <w:sz w:val="24"/>
          </w:rPr>
          <w:delText>（黑体小二号）</w:delText>
        </w:r>
      </w:del>
    </w:p>
    <w:p w14:paraId="536517F1" w14:textId="2F5947C8" w:rsidR="004F7976" w:rsidDel="00D91FF8" w:rsidRDefault="007C19F7">
      <w:pPr>
        <w:keepNext/>
        <w:keepLines/>
        <w:spacing w:beforeLines="50" w:before="156" w:afterLines="50" w:after="156" w:line="400" w:lineRule="exact"/>
        <w:jc w:val="center"/>
        <w:outlineLvl w:val="0"/>
        <w:rPr>
          <w:del w:id="480" w:author="li jizhi" w:date="2026-04-28T19:44:00Z"/>
          <w:rFonts w:ascii="黑体" w:eastAsia="黑体"/>
          <w:bCs/>
          <w:color w:val="000000"/>
          <w:sz w:val="32"/>
          <w:szCs w:val="32"/>
        </w:rPr>
        <w:pPrChange w:id="481" w:author="li jizhi" w:date="2026-04-28T19:44:00Z">
          <w:pPr>
            <w:keepNext/>
            <w:keepLines/>
            <w:spacing w:beforeLines="50" w:before="156" w:afterLines="50" w:after="156" w:line="400" w:lineRule="exact"/>
            <w:jc w:val="left"/>
            <w:outlineLvl w:val="1"/>
          </w:pPr>
        </w:pPrChange>
      </w:pPr>
      <w:bookmarkStart w:id="482" w:name="_Toc169531243"/>
      <w:bookmarkStart w:id="483" w:name="_Toc169531136"/>
      <w:bookmarkStart w:id="484" w:name="_Toc177972383"/>
      <w:del w:id="485" w:author="li jizhi" w:date="2026-04-28T19:44:00Z">
        <w:r w:rsidDel="00D91FF8">
          <w:rPr>
            <w:rFonts w:ascii="黑体" w:eastAsia="黑体" w:hint="eastAsia"/>
            <w:bCs/>
            <w:color w:val="000000"/>
            <w:sz w:val="32"/>
            <w:szCs w:val="32"/>
          </w:rPr>
          <w:delText>3.1 数值模型</w:delText>
        </w:r>
        <w:bookmarkEnd w:id="482"/>
        <w:bookmarkEnd w:id="483"/>
        <w:bookmarkEnd w:id="484"/>
        <w:r w:rsidDel="00D91FF8">
          <w:rPr>
            <w:rFonts w:ascii="宋体" w:hAnsi="宋体" w:hint="eastAsia"/>
            <w:bCs/>
            <w:color w:val="000000"/>
            <w:sz w:val="24"/>
          </w:rPr>
          <w:delText>（黑体三号）</w:delText>
        </w:r>
      </w:del>
    </w:p>
    <w:p w14:paraId="685452C3" w14:textId="7A198E2C" w:rsidR="004F7976" w:rsidDel="00D91FF8" w:rsidRDefault="007C19F7">
      <w:pPr>
        <w:keepNext/>
        <w:keepLines/>
        <w:spacing w:beforeLines="50" w:before="156" w:afterLines="50" w:after="156" w:line="400" w:lineRule="exact"/>
        <w:jc w:val="center"/>
        <w:outlineLvl w:val="0"/>
        <w:rPr>
          <w:del w:id="486" w:author="li jizhi" w:date="2026-04-28T19:44:00Z"/>
          <w:color w:val="000000"/>
          <w:sz w:val="24"/>
        </w:rPr>
        <w:pPrChange w:id="487" w:author="li jizhi" w:date="2026-04-28T19:44:00Z">
          <w:pPr>
            <w:spacing w:line="400" w:lineRule="exact"/>
            <w:ind w:firstLineChars="200" w:firstLine="480"/>
          </w:pPr>
        </w:pPrChange>
      </w:pPr>
      <w:del w:id="488" w:author="li jizhi" w:date="2026-04-28T19:44:00Z">
        <w:r w:rsidDel="00D91FF8">
          <w:rPr>
            <w:color w:val="000000"/>
            <w:sz w:val="24"/>
          </w:rPr>
          <w:delText>此次建模过程中使用的模型包括湍流模型</w:delText>
        </w:r>
        <w:r w:rsidDel="00D91FF8">
          <w:rPr>
            <w:rFonts w:hint="eastAsia"/>
            <w:color w:val="000000"/>
            <w:sz w:val="24"/>
          </w:rPr>
          <w:delText>、</w:delText>
        </w:r>
        <w:r w:rsidDel="00D91FF8">
          <w:rPr>
            <w:color w:val="000000"/>
            <w:sz w:val="24"/>
          </w:rPr>
          <w:delText>燃烧模型</w:delText>
        </w:r>
        <w:r w:rsidDel="00D91FF8">
          <w:rPr>
            <w:rFonts w:hint="eastAsia"/>
            <w:color w:val="000000"/>
            <w:sz w:val="24"/>
          </w:rPr>
          <w:delText>、</w:delText>
        </w:r>
        <w:r w:rsidDel="00D91FF8">
          <w:rPr>
            <w:color w:val="000000"/>
            <w:sz w:val="24"/>
          </w:rPr>
          <w:delText>离散相模型</w:delText>
        </w:r>
        <w:r w:rsidDel="00D91FF8">
          <w:rPr>
            <w:rFonts w:hint="eastAsia"/>
            <w:color w:val="000000"/>
            <w:sz w:val="24"/>
          </w:rPr>
          <w:delText>、</w:delText>
        </w:r>
        <w:r w:rsidDel="00D91FF8">
          <w:rPr>
            <w:color w:val="000000"/>
            <w:sz w:val="24"/>
          </w:rPr>
          <w:delText>辐射传热模型和烟灰生成模型。下面逐一介绍。</w:delText>
        </w:r>
        <w:r w:rsidDel="00D91FF8">
          <w:rPr>
            <w:rFonts w:ascii="宋体" w:hAnsi="宋体" w:hint="eastAsia"/>
            <w:color w:val="000000"/>
            <w:spacing w:val="-4"/>
            <w:sz w:val="24"/>
          </w:rPr>
          <w:delText>（宋体小四号）</w:delText>
        </w:r>
      </w:del>
    </w:p>
    <w:p w14:paraId="05F7F75B" w14:textId="2A0A103E" w:rsidR="004F7976" w:rsidDel="00D91FF8" w:rsidRDefault="007C19F7">
      <w:pPr>
        <w:keepNext/>
        <w:keepLines/>
        <w:spacing w:beforeLines="50" w:before="156" w:afterLines="50" w:after="156" w:line="400" w:lineRule="exact"/>
        <w:jc w:val="center"/>
        <w:outlineLvl w:val="0"/>
        <w:rPr>
          <w:del w:id="489" w:author="li jizhi" w:date="2026-04-28T19:44:00Z"/>
          <w:rFonts w:ascii="黑体" w:eastAsia="黑体"/>
          <w:color w:val="000000"/>
          <w:sz w:val="28"/>
          <w:szCs w:val="28"/>
        </w:rPr>
        <w:pPrChange w:id="490" w:author="li jizhi" w:date="2026-04-28T19:44:00Z">
          <w:pPr>
            <w:spacing w:beforeLines="50" w:before="156" w:afterLines="50" w:after="156" w:line="400" w:lineRule="exact"/>
            <w:outlineLvl w:val="2"/>
          </w:pPr>
        </w:pPrChange>
      </w:pPr>
      <w:bookmarkStart w:id="491" w:name="_Toc169531137"/>
      <w:bookmarkStart w:id="492" w:name="_Toc177972384"/>
      <w:bookmarkStart w:id="493" w:name="_Toc169531244"/>
      <w:del w:id="494" w:author="li jizhi" w:date="2026-04-28T19:44:00Z">
        <w:r w:rsidDel="00D91FF8">
          <w:rPr>
            <w:rFonts w:ascii="黑体" w:eastAsia="黑体" w:hint="eastAsia"/>
            <w:color w:val="000000"/>
            <w:sz w:val="28"/>
            <w:szCs w:val="28"/>
          </w:rPr>
          <w:delText>3.1.1 湍流模型</w:delText>
        </w:r>
        <w:bookmarkEnd w:id="491"/>
        <w:bookmarkEnd w:id="492"/>
        <w:bookmarkEnd w:id="493"/>
        <w:r w:rsidDel="00D91FF8">
          <w:rPr>
            <w:rFonts w:ascii="宋体" w:hAnsi="宋体" w:hint="eastAsia"/>
            <w:bCs/>
            <w:color w:val="000000"/>
            <w:sz w:val="24"/>
          </w:rPr>
          <w:delText>（黑体四号）</w:delText>
        </w:r>
      </w:del>
    </w:p>
    <w:p w14:paraId="14D922D9" w14:textId="57F1E790" w:rsidR="004F7976" w:rsidDel="00D91FF8" w:rsidRDefault="007C19F7">
      <w:pPr>
        <w:keepNext/>
        <w:keepLines/>
        <w:spacing w:beforeLines="50" w:before="156" w:afterLines="50" w:after="156" w:line="400" w:lineRule="exact"/>
        <w:jc w:val="center"/>
        <w:outlineLvl w:val="0"/>
        <w:rPr>
          <w:del w:id="495" w:author="li jizhi" w:date="2026-04-28T19:44:00Z"/>
          <w:color w:val="000000"/>
          <w:sz w:val="24"/>
        </w:rPr>
        <w:pPrChange w:id="496" w:author="li jizhi" w:date="2026-04-28T19:44:00Z">
          <w:pPr>
            <w:spacing w:line="400" w:lineRule="exact"/>
            <w:ind w:firstLineChars="200" w:firstLine="480"/>
          </w:pPr>
        </w:pPrChange>
      </w:pPr>
      <w:del w:id="497" w:author="li jizhi" w:date="2026-04-28T19:44:00Z">
        <w:r w:rsidDel="00D91FF8">
          <w:rPr>
            <w:color w:val="000000"/>
            <w:sz w:val="24"/>
          </w:rPr>
          <w:delText>描述气体湍流流动的湍流模型很多，但目前工程上常用的是</w:delText>
        </w:r>
        <w:r w:rsidDel="00D91FF8">
          <w:rPr>
            <w:i/>
            <w:color w:val="000000"/>
            <w:sz w:val="24"/>
          </w:rPr>
          <w:delText>k</w:delText>
        </w:r>
        <w:r w:rsidDel="00D91FF8">
          <w:rPr>
            <w:color w:val="000000"/>
            <w:sz w:val="24"/>
          </w:rPr>
          <w:delText>-</w:delText>
        </w:r>
        <w:r w:rsidDel="00D91FF8">
          <w:rPr>
            <w:i/>
            <w:color w:val="000000"/>
            <w:sz w:val="24"/>
          </w:rPr>
          <w:delText>ε</w:delText>
        </w:r>
        <w:r w:rsidDel="00D91FF8">
          <w:rPr>
            <w:color w:val="000000"/>
            <w:sz w:val="24"/>
          </w:rPr>
          <w:delText>双方程模型。本文也采用该模型进行数值模拟。该模型自从被</w:delText>
        </w:r>
        <w:r w:rsidDel="00D91FF8">
          <w:rPr>
            <w:color w:val="000000"/>
            <w:sz w:val="24"/>
          </w:rPr>
          <w:delText>Launder</w:delText>
        </w:r>
        <w:r w:rsidDel="00D91FF8">
          <w:rPr>
            <w:color w:val="000000"/>
            <w:sz w:val="24"/>
          </w:rPr>
          <w:delText>和</w:delText>
        </w:r>
        <w:r w:rsidDel="00D91FF8">
          <w:rPr>
            <w:color w:val="000000"/>
            <w:sz w:val="24"/>
          </w:rPr>
          <w:delText>Spalding</w:delText>
        </w:r>
        <w:r w:rsidDel="00D91FF8">
          <w:rPr>
            <w:color w:val="000000"/>
            <w:sz w:val="24"/>
          </w:rPr>
          <w:delText>提出之后，</w:delText>
        </w:r>
        <w:r w:rsidDel="00D91FF8">
          <w:rPr>
            <w:color w:val="000000"/>
            <w:sz w:val="24"/>
          </w:rPr>
          <w:delText>×</w:delText>
        </w:r>
        <w:r w:rsidDel="00D91FF8">
          <w:rPr>
            <w:color w:val="000000"/>
            <w:sz w:val="24"/>
          </w:rPr>
          <w:delText>：</w:delText>
        </w:r>
      </w:del>
    </w:p>
    <w:p w14:paraId="691A8891" w14:textId="640E8719" w:rsidR="004F7976" w:rsidDel="00D91FF8" w:rsidRDefault="007C19F7">
      <w:pPr>
        <w:keepNext/>
        <w:keepLines/>
        <w:spacing w:beforeLines="50" w:before="156" w:afterLines="50" w:after="156" w:line="300" w:lineRule="auto"/>
        <w:ind w:left="1240"/>
        <w:jc w:val="center"/>
        <w:outlineLvl w:val="0"/>
        <w:rPr>
          <w:del w:id="498" w:author="li jizhi" w:date="2026-04-28T19:44:00Z"/>
          <w:color w:val="000000"/>
          <w:sz w:val="24"/>
        </w:rPr>
        <w:pPrChange w:id="499" w:author="li jizhi" w:date="2026-04-28T19:44:00Z">
          <w:pPr>
            <w:spacing w:line="300" w:lineRule="auto"/>
            <w:ind w:left="1240" w:firstLineChars="200" w:firstLine="480"/>
            <w:jc w:val="right"/>
          </w:pPr>
        </w:pPrChange>
      </w:pPr>
      <w:del w:id="500" w:author="li jizhi" w:date="2026-04-28T19:44:00Z">
        <w:r w:rsidDel="00D91FF8">
          <w:rPr>
            <w:noProof/>
            <w:color w:val="000000"/>
            <w:position w:val="-34"/>
            <w:sz w:val="24"/>
          </w:rPr>
          <w:drawing>
            <wp:inline distT="0" distB="0" distL="114300" distR="114300" wp14:anchorId="5B920FAB" wp14:editId="0D6FE76B">
              <wp:extent cx="2637790" cy="466725"/>
              <wp:effectExtent l="0" t="0" r="0"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2637790" cy="466725"/>
                      </a:xfrm>
                      <a:prstGeom prst="rect">
                        <a:avLst/>
                      </a:prstGeom>
                      <a:noFill/>
                      <a:ln>
                        <a:noFill/>
                      </a:ln>
                    </pic:spPr>
                  </pic:pic>
                </a:graphicData>
              </a:graphic>
            </wp:inline>
          </w:drawing>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color w:val="000000"/>
            <w:sz w:val="24"/>
          </w:rPr>
          <w:delText>（</w:delText>
        </w:r>
        <w:r w:rsidDel="00D91FF8">
          <w:rPr>
            <w:rFonts w:hint="eastAsia"/>
            <w:color w:val="000000"/>
            <w:sz w:val="24"/>
          </w:rPr>
          <w:delText>3.</w:delText>
        </w:r>
        <w:r w:rsidDel="00D91FF8">
          <w:rPr>
            <w:color w:val="000000"/>
            <w:sz w:val="24"/>
          </w:rPr>
          <w:delText>1</w:delText>
        </w:r>
        <w:r w:rsidDel="00D91FF8">
          <w:rPr>
            <w:color w:val="000000"/>
            <w:sz w:val="24"/>
          </w:rPr>
          <w:delText>）</w:delText>
        </w:r>
      </w:del>
    </w:p>
    <w:p w14:paraId="39F6032F" w14:textId="46BF5595" w:rsidR="004F7976" w:rsidDel="00D91FF8" w:rsidRDefault="007C19F7">
      <w:pPr>
        <w:keepNext/>
        <w:keepLines/>
        <w:spacing w:beforeLines="50" w:before="156" w:afterLines="50" w:after="156" w:line="300" w:lineRule="auto"/>
        <w:jc w:val="center"/>
        <w:outlineLvl w:val="0"/>
        <w:rPr>
          <w:del w:id="501" w:author="li jizhi" w:date="2026-04-28T19:44:00Z"/>
          <w:color w:val="000000"/>
          <w:sz w:val="24"/>
        </w:rPr>
        <w:pPrChange w:id="502" w:author="li jizhi" w:date="2026-04-28T19:44:00Z">
          <w:pPr>
            <w:spacing w:line="300" w:lineRule="auto"/>
          </w:pPr>
        </w:pPrChange>
      </w:pPr>
      <w:del w:id="503" w:author="li jizhi" w:date="2026-04-28T19:44:00Z">
        <w:r w:rsidDel="00D91FF8">
          <w:rPr>
            <w:color w:val="000000"/>
            <w:sz w:val="24"/>
          </w:rPr>
          <w:delText>其中，湍流动能方程为：</w:delText>
        </w:r>
        <w:r w:rsidDel="00D91FF8">
          <w:rPr>
            <w:color w:val="000000"/>
            <w:sz w:val="24"/>
          </w:rPr>
          <w:delText xml:space="preserve"> </w:delText>
        </w:r>
      </w:del>
    </w:p>
    <w:p w14:paraId="2DE4FA1E" w14:textId="775FA12F" w:rsidR="004F7976" w:rsidDel="00D91FF8" w:rsidRDefault="007C19F7">
      <w:pPr>
        <w:keepNext/>
        <w:keepLines/>
        <w:spacing w:beforeLines="50" w:before="156" w:afterLines="50" w:after="156" w:line="300" w:lineRule="auto"/>
        <w:jc w:val="center"/>
        <w:outlineLvl w:val="0"/>
        <w:rPr>
          <w:del w:id="504" w:author="li jizhi" w:date="2026-04-28T19:44:00Z"/>
          <w:color w:val="000000"/>
          <w:sz w:val="24"/>
        </w:rPr>
        <w:pPrChange w:id="505" w:author="li jizhi" w:date="2026-04-28T19:44:00Z">
          <w:pPr>
            <w:spacing w:line="300" w:lineRule="auto"/>
            <w:jc w:val="right"/>
          </w:pPr>
        </w:pPrChange>
      </w:pPr>
      <w:del w:id="506" w:author="li jizhi" w:date="2026-04-28T19:44:00Z">
        <w:r w:rsidDel="00D91FF8">
          <w:rPr>
            <w:noProof/>
            <w:color w:val="000000"/>
            <w:position w:val="-28"/>
            <w:sz w:val="24"/>
          </w:rPr>
          <w:drawing>
            <wp:inline distT="0" distB="0" distL="114300" distR="114300" wp14:anchorId="190DB49D" wp14:editId="3DD69C1D">
              <wp:extent cx="3365500" cy="431800"/>
              <wp:effectExtent l="0" t="0" r="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3365500" cy="431800"/>
                      </a:xfrm>
                      <a:prstGeom prst="rect">
                        <a:avLst/>
                      </a:prstGeom>
                      <a:noFill/>
                      <a:ln>
                        <a:noFill/>
                      </a:ln>
                    </pic:spPr>
                  </pic:pic>
                </a:graphicData>
              </a:graphic>
            </wp:inline>
          </w:drawing>
        </w:r>
        <w:r w:rsidDel="00D91FF8">
          <w:rPr>
            <w:color w:val="000000"/>
            <w:sz w:val="24"/>
          </w:rPr>
          <w:delText xml:space="preserve"> </w:delText>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rFonts w:hint="eastAsia"/>
            <w:color w:val="000000"/>
            <w:sz w:val="24"/>
          </w:rPr>
          <w:tab/>
        </w:r>
        <w:r w:rsidDel="00D91FF8">
          <w:rPr>
            <w:color w:val="000000"/>
            <w:sz w:val="24"/>
          </w:rPr>
          <w:delText>（</w:delText>
        </w:r>
        <w:r w:rsidDel="00D91FF8">
          <w:rPr>
            <w:rFonts w:hint="eastAsia"/>
            <w:color w:val="000000"/>
            <w:sz w:val="24"/>
          </w:rPr>
          <w:delText>3.</w:delText>
        </w:r>
        <w:r w:rsidDel="00D91FF8">
          <w:rPr>
            <w:color w:val="000000"/>
            <w:sz w:val="24"/>
          </w:rPr>
          <w:delText>2</w:delText>
        </w:r>
        <w:r w:rsidDel="00D91FF8">
          <w:rPr>
            <w:color w:val="000000"/>
            <w:sz w:val="24"/>
          </w:rPr>
          <w:delText>）</w:delText>
        </w:r>
      </w:del>
    </w:p>
    <w:p w14:paraId="445C14C9" w14:textId="05C64A02" w:rsidR="004F7976" w:rsidDel="00D91FF8" w:rsidRDefault="007C19F7">
      <w:pPr>
        <w:keepNext/>
        <w:keepLines/>
        <w:spacing w:beforeLines="50" w:before="156" w:afterLines="50" w:after="156" w:line="400" w:lineRule="exact"/>
        <w:jc w:val="center"/>
        <w:outlineLvl w:val="0"/>
        <w:rPr>
          <w:del w:id="507" w:author="li jizhi" w:date="2026-04-28T19:44:00Z"/>
          <w:color w:val="000000"/>
          <w:sz w:val="24"/>
        </w:rPr>
        <w:pPrChange w:id="508" w:author="li jizhi" w:date="2026-04-28T19:44:00Z">
          <w:pPr>
            <w:spacing w:line="400" w:lineRule="exact"/>
          </w:pPr>
        </w:pPrChange>
      </w:pPr>
      <w:del w:id="509" w:author="li jizhi" w:date="2026-04-28T19:44:00Z">
        <w:r w:rsidDel="00D91FF8">
          <w:rPr>
            <w:rFonts w:hint="eastAsia"/>
            <w:color w:val="000000"/>
            <w:sz w:val="24"/>
          </w:rPr>
          <w:delText>式</w:delText>
        </w:r>
        <w:r w:rsidDel="00D91FF8">
          <w:rPr>
            <w:color w:val="000000"/>
            <w:sz w:val="24"/>
          </w:rPr>
          <w:delText>中</w:delText>
        </w:r>
        <w:r w:rsidDel="00D91FF8">
          <w:rPr>
            <w:rFonts w:hint="eastAsia"/>
            <w:color w:val="000000"/>
            <w:sz w:val="24"/>
          </w:rPr>
          <w:delText>，</w:delText>
        </w:r>
        <w:r w:rsidDel="00D91FF8">
          <w:rPr>
            <w:i/>
            <w:color w:val="000000"/>
            <w:sz w:val="24"/>
          </w:rPr>
          <w:delText>G</w:delText>
        </w:r>
        <w:r w:rsidDel="00D91FF8">
          <w:rPr>
            <w:color w:val="000000"/>
            <w:sz w:val="24"/>
            <w:vertAlign w:val="subscript"/>
          </w:rPr>
          <w:delText>k</w:delText>
        </w:r>
        <w:r w:rsidDel="00D91FF8">
          <w:rPr>
            <w:color w:val="000000"/>
            <w:sz w:val="24"/>
          </w:rPr>
          <w:delText>表示由层流速度梯度而产生的湍流动能</w:delText>
        </w:r>
        <w:r w:rsidDel="00D91FF8">
          <w:rPr>
            <w:rFonts w:hint="eastAsia"/>
            <w:color w:val="000000"/>
            <w:sz w:val="24"/>
          </w:rPr>
          <w:delText>；</w:delText>
        </w:r>
        <w:r w:rsidDel="00D91FF8">
          <w:rPr>
            <w:i/>
            <w:color w:val="000000"/>
            <w:sz w:val="24"/>
          </w:rPr>
          <w:delText>G</w:delText>
        </w:r>
        <w:r w:rsidDel="00D91FF8">
          <w:rPr>
            <w:color w:val="000000"/>
            <w:sz w:val="24"/>
            <w:vertAlign w:val="subscript"/>
          </w:rPr>
          <w:delText>b</w:delText>
        </w:r>
        <w:r w:rsidDel="00D91FF8">
          <w:rPr>
            <w:color w:val="000000"/>
            <w:sz w:val="24"/>
          </w:rPr>
          <w:delText>是由浮力产生的湍流动能</w:delText>
        </w:r>
        <w:r w:rsidDel="00D91FF8">
          <w:rPr>
            <w:rFonts w:hint="eastAsia"/>
            <w:color w:val="000000"/>
            <w:sz w:val="24"/>
          </w:rPr>
          <w:delText>；</w:delText>
        </w:r>
        <w:r w:rsidDel="00D91FF8">
          <w:rPr>
            <w:i/>
            <w:color w:val="000000"/>
            <w:sz w:val="24"/>
          </w:rPr>
          <w:delText>Y</w:delText>
        </w:r>
        <w:r w:rsidDel="00D91FF8">
          <w:rPr>
            <w:color w:val="000000"/>
            <w:sz w:val="24"/>
            <w:vertAlign w:val="subscript"/>
          </w:rPr>
          <w:delText>M</w:delText>
        </w:r>
        <w:r w:rsidDel="00D91FF8">
          <w:rPr>
            <w:color w:val="000000"/>
            <w:sz w:val="24"/>
          </w:rPr>
          <w:delText>是在可压缩湍流中，过渡的扩散产生的波动</w:delText>
        </w:r>
        <w:r w:rsidDel="00D91FF8">
          <w:rPr>
            <w:rFonts w:hint="eastAsia"/>
            <w:color w:val="000000"/>
            <w:sz w:val="24"/>
          </w:rPr>
          <w:delText>；</w:delText>
        </w:r>
        <w:r w:rsidDel="00D91FF8">
          <w:rPr>
            <w:i/>
            <w:color w:val="000000"/>
            <w:sz w:val="24"/>
          </w:rPr>
          <w:delText>C</w:delText>
        </w:r>
        <w:r w:rsidDel="00D91FF8">
          <w:rPr>
            <w:color w:val="000000"/>
            <w:sz w:val="24"/>
            <w:vertAlign w:val="subscript"/>
          </w:rPr>
          <w:delText>1</w:delText>
        </w:r>
        <w:r w:rsidDel="00D91FF8">
          <w:rPr>
            <w:color w:val="000000"/>
            <w:sz w:val="24"/>
          </w:rPr>
          <w:delText>，</w:delText>
        </w:r>
        <w:r w:rsidDel="00D91FF8">
          <w:rPr>
            <w:i/>
            <w:color w:val="000000"/>
            <w:sz w:val="24"/>
          </w:rPr>
          <w:delText>C</w:delText>
        </w:r>
        <w:r w:rsidDel="00D91FF8">
          <w:rPr>
            <w:color w:val="000000"/>
            <w:sz w:val="24"/>
            <w:vertAlign w:val="subscript"/>
          </w:rPr>
          <w:delText>2</w:delText>
        </w:r>
        <w:r w:rsidDel="00D91FF8">
          <w:rPr>
            <w:color w:val="000000"/>
            <w:sz w:val="24"/>
          </w:rPr>
          <w:delText>，</w:delText>
        </w:r>
        <w:r w:rsidDel="00D91FF8">
          <w:rPr>
            <w:i/>
            <w:color w:val="000000"/>
            <w:sz w:val="24"/>
          </w:rPr>
          <w:delText>C</w:delText>
        </w:r>
        <w:r w:rsidDel="00D91FF8">
          <w:rPr>
            <w:color w:val="000000"/>
            <w:sz w:val="24"/>
            <w:vertAlign w:val="subscript"/>
          </w:rPr>
          <w:delText>3</w:delText>
        </w:r>
        <w:r w:rsidDel="00D91FF8">
          <w:rPr>
            <w:color w:val="000000"/>
            <w:sz w:val="24"/>
          </w:rPr>
          <w:delText>是常量</w:delText>
        </w:r>
        <w:r w:rsidDel="00D91FF8">
          <w:rPr>
            <w:rFonts w:hint="eastAsia"/>
            <w:color w:val="000000"/>
            <w:sz w:val="24"/>
          </w:rPr>
          <w:delText>；</w:delText>
        </w:r>
        <w:r w:rsidDel="00D91FF8">
          <w:rPr>
            <w:i/>
            <w:color w:val="000000"/>
            <w:sz w:val="24"/>
          </w:rPr>
          <w:delText>σ</w:delText>
        </w:r>
        <w:r w:rsidDel="00D91FF8">
          <w:rPr>
            <w:color w:val="000000"/>
            <w:sz w:val="24"/>
            <w:vertAlign w:val="subscript"/>
          </w:rPr>
          <w:delText>k</w:delText>
        </w:r>
        <w:r w:rsidDel="00D91FF8">
          <w:rPr>
            <w:color w:val="000000"/>
            <w:sz w:val="24"/>
          </w:rPr>
          <w:delText>和</w:delText>
        </w:r>
        <w:r w:rsidDel="00D91FF8">
          <w:rPr>
            <w:i/>
            <w:color w:val="000000"/>
            <w:sz w:val="24"/>
          </w:rPr>
          <w:delText>σ</w:delText>
        </w:r>
        <w:r w:rsidDel="00D91FF8">
          <w:rPr>
            <w:color w:val="000000"/>
            <w:sz w:val="24"/>
            <w:vertAlign w:val="subscript"/>
          </w:rPr>
          <w:delText xml:space="preserve">ε </w:delText>
        </w:r>
        <w:r w:rsidDel="00D91FF8">
          <w:rPr>
            <w:rFonts w:hint="eastAsia"/>
            <w:color w:val="000000"/>
            <w:sz w:val="24"/>
          </w:rPr>
          <w:delText>是</w:delText>
        </w:r>
        <w:r w:rsidDel="00D91FF8">
          <w:rPr>
            <w:i/>
            <w:color w:val="000000"/>
            <w:sz w:val="24"/>
          </w:rPr>
          <w:delText>k</w:delText>
        </w:r>
        <w:r w:rsidDel="00D91FF8">
          <w:rPr>
            <w:color w:val="000000"/>
            <w:sz w:val="24"/>
          </w:rPr>
          <w:delText>方程和</w:delText>
        </w:r>
        <w:r w:rsidDel="00D91FF8">
          <w:rPr>
            <w:i/>
            <w:color w:val="000000"/>
            <w:sz w:val="24"/>
          </w:rPr>
          <w:delText>ε</w:delText>
        </w:r>
        <w:r w:rsidDel="00D91FF8">
          <w:rPr>
            <w:color w:val="000000"/>
            <w:sz w:val="24"/>
          </w:rPr>
          <w:delText>方程的湍流</w:delText>
        </w:r>
        <w:r w:rsidDel="00D91FF8">
          <w:rPr>
            <w:color w:val="000000"/>
            <w:sz w:val="24"/>
          </w:rPr>
          <w:delText>Prandtl</w:delText>
        </w:r>
        <w:r w:rsidDel="00D91FF8">
          <w:rPr>
            <w:color w:val="000000"/>
            <w:sz w:val="24"/>
          </w:rPr>
          <w:delText>数</w:delText>
        </w:r>
        <w:r w:rsidDel="00D91FF8">
          <w:rPr>
            <w:rFonts w:hint="eastAsia"/>
            <w:color w:val="000000"/>
            <w:sz w:val="24"/>
          </w:rPr>
          <w:delText>；</w:delText>
        </w:r>
        <w:r w:rsidDel="00D91FF8">
          <w:rPr>
            <w:i/>
            <w:color w:val="000000"/>
            <w:sz w:val="24"/>
          </w:rPr>
          <w:delText>S</w:delText>
        </w:r>
        <w:r w:rsidDel="00D91FF8">
          <w:rPr>
            <w:color w:val="000000"/>
            <w:sz w:val="24"/>
            <w:vertAlign w:val="subscript"/>
          </w:rPr>
          <w:delText>k</w:delText>
        </w:r>
        <w:r w:rsidDel="00D91FF8">
          <w:rPr>
            <w:color w:val="000000"/>
            <w:sz w:val="24"/>
          </w:rPr>
          <w:delText>和</w:delText>
        </w:r>
        <w:r w:rsidDel="00D91FF8">
          <w:rPr>
            <w:color w:val="000000"/>
            <w:sz w:val="24"/>
            <w:vertAlign w:val="subscript"/>
          </w:rPr>
          <w:delText xml:space="preserve"> </w:delText>
        </w:r>
        <w:r w:rsidDel="00D91FF8">
          <w:rPr>
            <w:i/>
            <w:color w:val="000000"/>
            <w:sz w:val="24"/>
          </w:rPr>
          <w:delText>S</w:delText>
        </w:r>
        <w:r w:rsidDel="00D91FF8">
          <w:rPr>
            <w:color w:val="000000"/>
            <w:sz w:val="24"/>
            <w:vertAlign w:val="subscript"/>
          </w:rPr>
          <w:delText>ε</w:delText>
        </w:r>
        <w:r w:rsidDel="00D91FF8">
          <w:rPr>
            <w:color w:val="000000"/>
            <w:sz w:val="24"/>
          </w:rPr>
          <w:delText>是用户定义的。</w:delText>
        </w:r>
      </w:del>
    </w:p>
    <w:p w14:paraId="1B962C3A" w14:textId="7D81F4B1" w:rsidR="004F7976" w:rsidDel="00D91FF8" w:rsidRDefault="007C19F7">
      <w:pPr>
        <w:keepNext/>
        <w:keepLines/>
        <w:spacing w:beforeLines="50" w:before="156" w:afterLines="50" w:after="156" w:line="400" w:lineRule="exact"/>
        <w:jc w:val="center"/>
        <w:outlineLvl w:val="0"/>
        <w:rPr>
          <w:del w:id="510" w:author="li jizhi" w:date="2026-04-28T19:44:00Z"/>
          <w:color w:val="000000"/>
          <w:sz w:val="24"/>
        </w:rPr>
        <w:pPrChange w:id="511" w:author="li jizhi" w:date="2026-04-28T19:44:00Z">
          <w:pPr>
            <w:spacing w:line="400" w:lineRule="exact"/>
            <w:ind w:firstLineChars="200" w:firstLine="464"/>
            <w:jc w:val="center"/>
          </w:pPr>
        </w:pPrChange>
      </w:pPr>
      <w:del w:id="512" w:author="li jizhi" w:date="2026-04-28T19:44:00Z">
        <w:r w:rsidDel="00D91FF8">
          <w:rPr>
            <w:rFonts w:ascii="宋体" w:hAnsi="宋体" w:hint="eastAsia"/>
            <w:color w:val="000000"/>
            <w:spacing w:val="-4"/>
            <w:sz w:val="24"/>
          </w:rPr>
          <w:delText>（宋体小四号）</w:delText>
        </w:r>
      </w:del>
    </w:p>
    <w:p w14:paraId="6B2B724D" w14:textId="00E92BE4" w:rsidR="004F7976" w:rsidDel="00D91FF8" w:rsidRDefault="007C19F7">
      <w:pPr>
        <w:keepNext/>
        <w:keepLines/>
        <w:spacing w:beforeLines="50" w:before="156" w:afterLines="50" w:after="156" w:line="400" w:lineRule="exact"/>
        <w:jc w:val="center"/>
        <w:outlineLvl w:val="0"/>
        <w:rPr>
          <w:del w:id="513" w:author="li jizhi" w:date="2026-04-28T19:44:00Z"/>
          <w:rFonts w:ascii="黑体" w:eastAsia="黑体"/>
          <w:color w:val="000000"/>
          <w:sz w:val="28"/>
          <w:szCs w:val="28"/>
        </w:rPr>
        <w:pPrChange w:id="514" w:author="li jizhi" w:date="2026-04-28T19:44:00Z">
          <w:pPr>
            <w:spacing w:beforeLines="50" w:before="156" w:afterLines="50" w:after="156" w:line="400" w:lineRule="exact"/>
            <w:outlineLvl w:val="2"/>
          </w:pPr>
        </w:pPrChange>
      </w:pPr>
      <w:bookmarkStart w:id="515" w:name="_Toc177972385"/>
      <w:del w:id="516" w:author="li jizhi" w:date="2026-04-28T19:44:00Z">
        <w:r w:rsidDel="00D91FF8">
          <w:rPr>
            <w:rFonts w:ascii="黑体" w:eastAsia="黑体" w:hint="eastAsia"/>
            <w:color w:val="000000"/>
            <w:sz w:val="28"/>
            <w:szCs w:val="28"/>
          </w:rPr>
          <w:delText>3</w:delText>
        </w:r>
        <w:r w:rsidDel="00D91FF8">
          <w:rPr>
            <w:rFonts w:ascii="黑体" w:eastAsia="黑体"/>
            <w:color w:val="000000"/>
            <w:sz w:val="28"/>
            <w:szCs w:val="28"/>
          </w:rPr>
          <w:delText xml:space="preserve">.1.2 </w:delText>
        </w:r>
        <w:r w:rsidDel="00D91FF8">
          <w:rPr>
            <w:rFonts w:ascii="黑体" w:eastAsia="黑体" w:hint="eastAsia"/>
            <w:color w:val="000000"/>
            <w:sz w:val="28"/>
            <w:szCs w:val="28"/>
          </w:rPr>
          <w:delText>×××</w:delText>
        </w:r>
        <w:bookmarkEnd w:id="515"/>
        <w:r w:rsidDel="00D91FF8">
          <w:rPr>
            <w:rFonts w:ascii="宋体" w:hAnsi="宋体" w:hint="eastAsia"/>
            <w:bCs/>
            <w:color w:val="000000"/>
            <w:sz w:val="24"/>
          </w:rPr>
          <w:delText>（黑体四号）</w:delText>
        </w:r>
      </w:del>
    </w:p>
    <w:p w14:paraId="7CCCEDE1" w14:textId="62ED3399" w:rsidR="004F7976" w:rsidDel="00D91FF8" w:rsidRDefault="007C19F7">
      <w:pPr>
        <w:keepNext/>
        <w:keepLines/>
        <w:spacing w:beforeLines="50" w:before="156" w:afterLines="50" w:after="156" w:line="400" w:lineRule="exact"/>
        <w:jc w:val="center"/>
        <w:outlineLvl w:val="0"/>
        <w:rPr>
          <w:del w:id="517" w:author="li jizhi" w:date="2026-04-28T19:44:00Z"/>
          <w:rFonts w:ascii="宋体" w:hAnsi="宋体"/>
          <w:color w:val="000000"/>
          <w:sz w:val="24"/>
        </w:rPr>
        <w:pPrChange w:id="518" w:author="li jizhi" w:date="2026-04-28T19:44:00Z">
          <w:pPr>
            <w:spacing w:line="400" w:lineRule="exact"/>
            <w:ind w:firstLineChars="200" w:firstLine="480"/>
            <w:jc w:val="center"/>
          </w:pPr>
        </w:pPrChange>
      </w:pPr>
      <w:del w:id="519" w:author="li jizhi" w:date="2026-04-28T19:44:00Z">
        <w:r w:rsidDel="00D91FF8">
          <w:rPr>
            <w:rFonts w:ascii="宋体" w:hAnsi="宋体"/>
            <w:color w:val="000000"/>
            <w:sz w:val="24"/>
          </w:rPr>
          <w:delText>××××××××××××××××××××××××××××××××××××</w:delText>
        </w:r>
      </w:del>
    </w:p>
    <w:p w14:paraId="5CCEBEF5" w14:textId="6E266E75" w:rsidR="004F7976" w:rsidDel="00D91FF8" w:rsidRDefault="007C19F7">
      <w:pPr>
        <w:keepNext/>
        <w:keepLines/>
        <w:spacing w:beforeLines="50" w:before="156" w:afterLines="50" w:after="156" w:line="400" w:lineRule="exact"/>
        <w:jc w:val="center"/>
        <w:outlineLvl w:val="0"/>
        <w:rPr>
          <w:del w:id="520" w:author="li jizhi" w:date="2026-04-28T19:44:00Z"/>
          <w:color w:val="000000"/>
          <w:sz w:val="24"/>
        </w:rPr>
        <w:pPrChange w:id="521" w:author="li jizhi" w:date="2026-04-28T19:44:00Z">
          <w:pPr>
            <w:spacing w:line="400" w:lineRule="exact"/>
          </w:pPr>
        </w:pPrChange>
      </w:pPr>
      <w:del w:id="522" w:author="li jizhi" w:date="2026-04-28T19:44:00Z">
        <w:r w:rsidDel="00D91FF8">
          <w:rPr>
            <w:rFonts w:ascii="宋体" w:hAnsi="宋体"/>
            <w:color w:val="000000"/>
            <w:sz w:val="24"/>
          </w:rPr>
          <w:delText>××××</w:delText>
        </w:r>
        <w:r w:rsidDel="00D91FF8">
          <w:rPr>
            <w:rFonts w:ascii="宋体" w:hAnsi="宋体" w:hint="eastAsia"/>
            <w:color w:val="000000"/>
            <w:sz w:val="24"/>
          </w:rPr>
          <w:delText>。</w:delText>
        </w:r>
        <w:r w:rsidDel="00D91FF8">
          <w:rPr>
            <w:rFonts w:ascii="宋体" w:hAnsi="宋体" w:hint="eastAsia"/>
            <w:color w:val="000000"/>
            <w:spacing w:val="-4"/>
            <w:sz w:val="24"/>
          </w:rPr>
          <w:delText>（宋体小四号）</w:delText>
        </w:r>
      </w:del>
    </w:p>
    <w:p w14:paraId="02809E57" w14:textId="53687BDC" w:rsidR="004F7976" w:rsidDel="00D91FF8" w:rsidRDefault="004F7976">
      <w:pPr>
        <w:keepNext/>
        <w:keepLines/>
        <w:spacing w:beforeLines="50" w:before="156" w:afterLines="50" w:after="156" w:line="360" w:lineRule="auto"/>
        <w:jc w:val="center"/>
        <w:outlineLvl w:val="0"/>
        <w:rPr>
          <w:del w:id="523" w:author="li jizhi" w:date="2026-04-28T19:44:00Z"/>
          <w:rFonts w:ascii="宋体" w:hAnsi="宋体"/>
          <w:color w:val="000000"/>
          <w:sz w:val="24"/>
        </w:rPr>
        <w:pPrChange w:id="524" w:author="li jizhi" w:date="2026-04-28T19:44:00Z">
          <w:pPr>
            <w:spacing w:line="360" w:lineRule="auto"/>
            <w:ind w:firstLineChars="200" w:firstLine="480"/>
          </w:pPr>
        </w:pPrChange>
      </w:pPr>
    </w:p>
    <w:p w14:paraId="1B472136" w14:textId="4B5AF4C6" w:rsidR="004F7976" w:rsidDel="00D91FF8" w:rsidRDefault="007C19F7">
      <w:pPr>
        <w:keepNext/>
        <w:keepLines/>
        <w:snapToGrid w:val="0"/>
        <w:spacing w:beforeLines="50" w:before="156" w:afterLines="50" w:after="156"/>
        <w:jc w:val="center"/>
        <w:outlineLvl w:val="0"/>
        <w:rPr>
          <w:del w:id="525" w:author="li jizhi" w:date="2026-04-28T19:44:00Z"/>
          <w:color w:val="000000"/>
          <w:sz w:val="22"/>
        </w:rPr>
        <w:pPrChange w:id="526" w:author="li jizhi" w:date="2026-04-28T19:44:00Z">
          <w:pPr>
            <w:snapToGrid w:val="0"/>
            <w:jc w:val="center"/>
          </w:pPr>
        </w:pPrChange>
      </w:pPr>
      <w:del w:id="527" w:author="li jizhi" w:date="2026-04-28T19:44:00Z">
        <w:r w:rsidDel="00D91FF8">
          <w:rPr>
            <w:noProof/>
            <w:color w:val="000000"/>
            <w:sz w:val="22"/>
          </w:rPr>
          <w:drawing>
            <wp:inline distT="0" distB="0" distL="114300" distR="114300" wp14:anchorId="6D2FDD66" wp14:editId="604D7C3A">
              <wp:extent cx="3329305" cy="1016635"/>
              <wp:effectExtent l="0" t="0" r="4445" b="1206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3329305" cy="1016635"/>
                      </a:xfrm>
                      <a:prstGeom prst="rect">
                        <a:avLst/>
                      </a:prstGeom>
                      <a:noFill/>
                      <a:ln>
                        <a:noFill/>
                      </a:ln>
                    </pic:spPr>
                  </pic:pic>
                </a:graphicData>
              </a:graphic>
            </wp:inline>
          </w:drawing>
        </w:r>
      </w:del>
    </w:p>
    <w:p w14:paraId="12D1D18A" w14:textId="51673656" w:rsidR="004F7976" w:rsidDel="00D91FF8" w:rsidRDefault="007C19F7">
      <w:pPr>
        <w:keepNext/>
        <w:keepLines/>
        <w:spacing w:beforeLines="50" w:before="156" w:afterLines="50" w:after="156" w:line="360" w:lineRule="auto"/>
        <w:jc w:val="center"/>
        <w:outlineLvl w:val="0"/>
        <w:rPr>
          <w:del w:id="528" w:author="li jizhi" w:date="2026-04-28T19:44:00Z"/>
          <w:rFonts w:ascii="宋体" w:hAnsi="宋体"/>
          <w:color w:val="000000"/>
          <w:sz w:val="24"/>
        </w:rPr>
        <w:pPrChange w:id="529" w:author="li jizhi" w:date="2026-04-28T19:44:00Z">
          <w:pPr>
            <w:spacing w:beforeLines="50" w:before="156" w:line="360" w:lineRule="auto"/>
            <w:jc w:val="center"/>
          </w:pPr>
        </w:pPrChange>
      </w:pPr>
      <w:del w:id="530" w:author="li jizhi" w:date="2026-04-28T19:44:00Z">
        <w:r w:rsidDel="00D91FF8">
          <w:rPr>
            <w:rFonts w:ascii="宋体" w:hAnsi="宋体"/>
            <w:color w:val="000000"/>
            <w:sz w:val="24"/>
          </w:rPr>
          <w:delText>图</w:delText>
        </w:r>
        <w:r w:rsidDel="00D91FF8">
          <w:rPr>
            <w:rFonts w:ascii="宋体" w:hAnsi="宋体" w:hint="eastAsia"/>
            <w:color w:val="000000"/>
            <w:sz w:val="24"/>
          </w:rPr>
          <w:delText>3.1</w:delText>
        </w:r>
        <w:r w:rsidDel="00D91FF8">
          <w:rPr>
            <w:rFonts w:ascii="宋体" w:hAnsi="宋体"/>
            <w:color w:val="000000"/>
            <w:sz w:val="24"/>
          </w:rPr>
          <w:delText xml:space="preserve">  三种小炉改造方案的对比</w:delText>
        </w:r>
        <w:r w:rsidDel="00D91FF8">
          <w:rPr>
            <w:rFonts w:ascii="宋体" w:hAnsi="宋体" w:hint="eastAsia"/>
            <w:color w:val="000000"/>
            <w:sz w:val="24"/>
          </w:rPr>
          <w:delText xml:space="preserve"> </w:delText>
        </w:r>
      </w:del>
    </w:p>
    <w:p w14:paraId="1660591A" w14:textId="2CA9C2F1" w:rsidR="004F7976" w:rsidDel="00D91FF8" w:rsidRDefault="007C19F7">
      <w:pPr>
        <w:keepNext/>
        <w:keepLines/>
        <w:spacing w:beforeLines="50" w:before="156" w:afterLines="50" w:after="156" w:line="360" w:lineRule="auto"/>
        <w:jc w:val="center"/>
        <w:outlineLvl w:val="0"/>
        <w:rPr>
          <w:del w:id="531" w:author="li jizhi" w:date="2026-04-28T19:44:00Z"/>
          <w:rFonts w:ascii="宋体" w:hAnsi="宋体"/>
          <w:color w:val="000000"/>
          <w:sz w:val="24"/>
        </w:rPr>
        <w:pPrChange w:id="532" w:author="li jizhi" w:date="2026-04-28T19:44:00Z">
          <w:pPr>
            <w:spacing w:afterLines="50" w:after="156" w:line="360" w:lineRule="auto"/>
            <w:jc w:val="center"/>
          </w:pPr>
        </w:pPrChange>
      </w:pPr>
      <w:del w:id="533" w:author="li jizhi" w:date="2026-04-28T19:44:00Z">
        <w:r w:rsidDel="00D91FF8">
          <w:rPr>
            <w:rFonts w:ascii="宋体" w:hAnsi="宋体" w:hint="eastAsia"/>
            <w:color w:val="000000"/>
            <w:sz w:val="24"/>
          </w:rPr>
          <w:delText>（宋体小四号）</w:delText>
        </w:r>
      </w:del>
    </w:p>
    <w:p w14:paraId="0946F63E" w14:textId="07A85286" w:rsidR="004F7976" w:rsidDel="00D91FF8" w:rsidRDefault="004F7976">
      <w:pPr>
        <w:keepNext/>
        <w:keepLines/>
        <w:spacing w:beforeLines="50" w:before="156" w:afterLines="50" w:after="156" w:line="360" w:lineRule="auto"/>
        <w:jc w:val="center"/>
        <w:outlineLvl w:val="0"/>
        <w:rPr>
          <w:del w:id="534" w:author="li jizhi" w:date="2026-04-28T19:44:00Z"/>
          <w:rFonts w:ascii="宋体" w:hAnsi="宋体"/>
          <w:color w:val="000000"/>
          <w:sz w:val="24"/>
        </w:rPr>
        <w:pPrChange w:id="535" w:author="li jizhi" w:date="2026-04-28T19:44:00Z">
          <w:pPr>
            <w:spacing w:afterLines="50" w:after="156" w:line="360" w:lineRule="auto"/>
            <w:jc w:val="center"/>
          </w:pPr>
        </w:pPrChange>
      </w:pPr>
    </w:p>
    <w:p w14:paraId="02615A0E" w14:textId="5F729048" w:rsidR="004F7976" w:rsidDel="00D91FF8" w:rsidRDefault="004F7976">
      <w:pPr>
        <w:keepNext/>
        <w:keepLines/>
        <w:spacing w:beforeLines="50" w:before="156" w:afterLines="50" w:after="156" w:line="360" w:lineRule="auto"/>
        <w:jc w:val="center"/>
        <w:outlineLvl w:val="0"/>
        <w:rPr>
          <w:del w:id="536" w:author="li jizhi" w:date="2026-04-28T19:44:00Z"/>
          <w:rFonts w:ascii="宋体" w:hAnsi="宋体"/>
          <w:color w:val="000000"/>
          <w:sz w:val="24"/>
        </w:rPr>
        <w:pPrChange w:id="537" w:author="li jizhi" w:date="2026-04-28T19:44:00Z">
          <w:pPr>
            <w:spacing w:afterLines="50" w:after="156" w:line="360" w:lineRule="auto"/>
            <w:jc w:val="center"/>
          </w:pPr>
        </w:pPrChange>
      </w:pPr>
    </w:p>
    <w:p w14:paraId="6BC88108" w14:textId="6DE0D600" w:rsidR="004F7976" w:rsidDel="00D91FF8" w:rsidRDefault="007C19F7">
      <w:pPr>
        <w:keepNext/>
        <w:keepLines/>
        <w:spacing w:beforeLines="50" w:before="156" w:afterLines="50" w:after="156" w:line="360" w:lineRule="auto"/>
        <w:jc w:val="center"/>
        <w:outlineLvl w:val="0"/>
        <w:rPr>
          <w:del w:id="538" w:author="li jizhi" w:date="2026-04-28T19:44:00Z"/>
          <w:rFonts w:eastAsia="黑体"/>
          <w:color w:val="000000"/>
          <w:sz w:val="24"/>
        </w:rPr>
        <w:pPrChange w:id="539" w:author="li jizhi" w:date="2026-04-28T19:44:00Z">
          <w:pPr>
            <w:spacing w:afterLines="50" w:after="156" w:line="360" w:lineRule="auto"/>
            <w:jc w:val="center"/>
          </w:pPr>
        </w:pPrChange>
      </w:pPr>
      <w:del w:id="540" w:author="li jizhi" w:date="2026-04-28T19:44:00Z">
        <w:r w:rsidDel="00D91FF8">
          <w:rPr>
            <w:rFonts w:ascii="宋体" w:hAnsi="宋体"/>
            <w:color w:val="000000"/>
            <w:sz w:val="24"/>
          </w:rPr>
          <w:delText>表</w:delText>
        </w:r>
        <w:r w:rsidDel="00D91FF8">
          <w:rPr>
            <w:rFonts w:ascii="宋体" w:hAnsi="宋体" w:hint="eastAsia"/>
            <w:color w:val="000000"/>
            <w:sz w:val="24"/>
          </w:rPr>
          <w:delText>3.1</w:delText>
        </w:r>
        <w:r w:rsidDel="00D91FF8">
          <w:rPr>
            <w:rFonts w:ascii="宋体" w:hAnsi="宋体"/>
            <w:color w:val="000000"/>
            <w:sz w:val="24"/>
          </w:rPr>
          <w:delText xml:space="preserve">  实验试剂</w:delText>
        </w:r>
        <w:r w:rsidDel="00D91FF8">
          <w:rPr>
            <w:rFonts w:ascii="宋体" w:hAnsi="宋体" w:hint="eastAsia"/>
            <w:color w:val="000000"/>
            <w:sz w:val="24"/>
          </w:rPr>
          <w:delText xml:space="preserve"> </w:delText>
        </w:r>
        <w:r w:rsidDel="00D91FF8">
          <w:rPr>
            <w:rFonts w:eastAsia="黑体" w:hint="eastAsia"/>
            <w:color w:val="000000"/>
            <w:sz w:val="24"/>
          </w:rPr>
          <w:delText xml:space="preserve">  </w:delText>
        </w:r>
        <w:r w:rsidDel="00D91FF8">
          <w:rPr>
            <w:rFonts w:ascii="宋体" w:hAnsi="宋体" w:hint="eastAsia"/>
            <w:color w:val="000000"/>
            <w:sz w:val="24"/>
          </w:rPr>
          <w:delText>（宋体小四号）</w:delText>
        </w:r>
      </w:del>
    </w:p>
    <w:tbl>
      <w:tblPr>
        <w:tblW w:w="5000" w:type="pct"/>
        <w:jc w:val="center"/>
        <w:tblBorders>
          <w:top w:val="single" w:sz="18" w:space="0" w:color="auto"/>
          <w:bottom w:val="single" w:sz="18" w:space="0" w:color="auto"/>
        </w:tblBorders>
        <w:tblLook w:val="04A0" w:firstRow="1" w:lastRow="0" w:firstColumn="1" w:lastColumn="0" w:noHBand="0" w:noVBand="1"/>
      </w:tblPr>
      <w:tblGrid>
        <w:gridCol w:w="1891"/>
        <w:gridCol w:w="1979"/>
        <w:gridCol w:w="1822"/>
        <w:gridCol w:w="3096"/>
      </w:tblGrid>
      <w:tr w:rsidR="004F7976" w:rsidDel="00D91FF8" w14:paraId="427DAE7B" w14:textId="7F58C8F8">
        <w:trPr>
          <w:trHeight w:val="454"/>
          <w:jc w:val="center"/>
          <w:del w:id="541" w:author="li jizhi" w:date="2026-04-28T19:44:00Z"/>
        </w:trPr>
        <w:tc>
          <w:tcPr>
            <w:tcW w:w="1110" w:type="pct"/>
            <w:tcBorders>
              <w:top w:val="single" w:sz="18" w:space="0" w:color="auto"/>
              <w:bottom w:val="single" w:sz="6" w:space="0" w:color="auto"/>
            </w:tcBorders>
            <w:noWrap/>
            <w:vAlign w:val="center"/>
          </w:tcPr>
          <w:p w14:paraId="060B07B9" w14:textId="4A2E4465" w:rsidR="004F7976" w:rsidDel="00D91FF8" w:rsidRDefault="007C19F7">
            <w:pPr>
              <w:keepNext/>
              <w:keepLines/>
              <w:widowControl/>
              <w:spacing w:beforeLines="50" w:before="156" w:afterLines="50" w:after="156" w:line="300" w:lineRule="auto"/>
              <w:jc w:val="center"/>
              <w:outlineLvl w:val="0"/>
              <w:rPr>
                <w:del w:id="542" w:author="li jizhi" w:date="2026-04-28T19:44:00Z"/>
                <w:rFonts w:ascii="宋体" w:hAnsi="宋体"/>
                <w:color w:val="000000"/>
                <w:kern w:val="0"/>
                <w:sz w:val="24"/>
              </w:rPr>
              <w:pPrChange w:id="543" w:author="li jizhi" w:date="2026-04-28T19:44:00Z">
                <w:pPr>
                  <w:widowControl/>
                  <w:spacing w:line="300" w:lineRule="auto"/>
                  <w:jc w:val="center"/>
                </w:pPr>
              </w:pPrChange>
            </w:pPr>
            <w:del w:id="544" w:author="li jizhi" w:date="2026-04-28T19:44:00Z">
              <w:r w:rsidDel="00D91FF8">
                <w:rPr>
                  <w:rFonts w:ascii="宋体" w:hAnsi="宋体"/>
                  <w:color w:val="000000"/>
                  <w:kern w:val="0"/>
                  <w:sz w:val="24"/>
                </w:rPr>
                <w:delText>名称</w:delText>
              </w:r>
            </w:del>
          </w:p>
        </w:tc>
        <w:tc>
          <w:tcPr>
            <w:tcW w:w="1160" w:type="pct"/>
            <w:tcBorders>
              <w:top w:val="single" w:sz="18" w:space="0" w:color="auto"/>
              <w:bottom w:val="single" w:sz="6" w:space="0" w:color="auto"/>
            </w:tcBorders>
            <w:noWrap/>
            <w:vAlign w:val="center"/>
          </w:tcPr>
          <w:p w14:paraId="7033F954" w14:textId="3CC853C3" w:rsidR="004F7976" w:rsidDel="00D91FF8" w:rsidRDefault="007C19F7">
            <w:pPr>
              <w:keepNext/>
              <w:keepLines/>
              <w:widowControl/>
              <w:spacing w:beforeLines="50" w:before="156" w:afterLines="50" w:after="156" w:line="300" w:lineRule="auto"/>
              <w:jc w:val="center"/>
              <w:outlineLvl w:val="0"/>
              <w:rPr>
                <w:del w:id="545" w:author="li jizhi" w:date="2026-04-28T19:44:00Z"/>
                <w:rFonts w:ascii="宋体" w:hAnsi="宋体"/>
                <w:color w:val="000000"/>
                <w:kern w:val="0"/>
                <w:sz w:val="24"/>
              </w:rPr>
              <w:pPrChange w:id="546" w:author="li jizhi" w:date="2026-04-28T19:44:00Z">
                <w:pPr>
                  <w:widowControl/>
                  <w:spacing w:line="300" w:lineRule="auto"/>
                  <w:jc w:val="center"/>
                </w:pPr>
              </w:pPrChange>
            </w:pPr>
            <w:del w:id="547" w:author="li jizhi" w:date="2026-04-28T19:44:00Z">
              <w:r w:rsidDel="00D91FF8">
                <w:rPr>
                  <w:rFonts w:ascii="宋体" w:hAnsi="宋体"/>
                  <w:color w:val="000000"/>
                  <w:kern w:val="0"/>
                  <w:sz w:val="24"/>
                </w:rPr>
                <w:delText>分子式</w:delText>
              </w:r>
            </w:del>
          </w:p>
        </w:tc>
        <w:tc>
          <w:tcPr>
            <w:tcW w:w="1070" w:type="pct"/>
            <w:tcBorders>
              <w:top w:val="single" w:sz="18" w:space="0" w:color="auto"/>
              <w:bottom w:val="single" w:sz="6" w:space="0" w:color="auto"/>
            </w:tcBorders>
            <w:noWrap/>
            <w:vAlign w:val="center"/>
          </w:tcPr>
          <w:p w14:paraId="14F10367" w14:textId="42CB63F8" w:rsidR="004F7976" w:rsidDel="00D91FF8" w:rsidRDefault="007C19F7">
            <w:pPr>
              <w:keepNext/>
              <w:keepLines/>
              <w:widowControl/>
              <w:spacing w:beforeLines="50" w:before="156" w:afterLines="50" w:after="156" w:line="300" w:lineRule="auto"/>
              <w:jc w:val="center"/>
              <w:outlineLvl w:val="0"/>
              <w:rPr>
                <w:del w:id="548" w:author="li jizhi" w:date="2026-04-28T19:44:00Z"/>
                <w:rFonts w:ascii="宋体" w:hAnsi="宋体"/>
                <w:color w:val="000000"/>
                <w:kern w:val="0"/>
                <w:sz w:val="24"/>
              </w:rPr>
              <w:pPrChange w:id="549" w:author="li jizhi" w:date="2026-04-28T19:44:00Z">
                <w:pPr>
                  <w:widowControl/>
                  <w:spacing w:line="300" w:lineRule="auto"/>
                  <w:jc w:val="center"/>
                </w:pPr>
              </w:pPrChange>
            </w:pPr>
            <w:del w:id="550" w:author="li jizhi" w:date="2026-04-28T19:44:00Z">
              <w:r w:rsidDel="00D91FF8">
                <w:rPr>
                  <w:rFonts w:ascii="宋体" w:hAnsi="宋体"/>
                  <w:color w:val="000000"/>
                  <w:kern w:val="0"/>
                  <w:sz w:val="24"/>
                </w:rPr>
                <w:delText>规格</w:delText>
              </w:r>
            </w:del>
          </w:p>
        </w:tc>
        <w:tc>
          <w:tcPr>
            <w:tcW w:w="1660" w:type="pct"/>
            <w:tcBorders>
              <w:top w:val="single" w:sz="18" w:space="0" w:color="auto"/>
              <w:bottom w:val="single" w:sz="6" w:space="0" w:color="auto"/>
            </w:tcBorders>
            <w:noWrap/>
            <w:vAlign w:val="center"/>
          </w:tcPr>
          <w:p w14:paraId="7D1C51DE" w14:textId="61B1DC2E" w:rsidR="004F7976" w:rsidDel="00D91FF8" w:rsidRDefault="007C19F7">
            <w:pPr>
              <w:keepNext/>
              <w:keepLines/>
              <w:widowControl/>
              <w:spacing w:beforeLines="50" w:before="156" w:afterLines="50" w:after="156" w:line="300" w:lineRule="auto"/>
              <w:jc w:val="center"/>
              <w:outlineLvl w:val="0"/>
              <w:rPr>
                <w:del w:id="551" w:author="li jizhi" w:date="2026-04-28T19:44:00Z"/>
                <w:rFonts w:ascii="宋体" w:hAnsi="宋体"/>
                <w:color w:val="000000"/>
                <w:kern w:val="0"/>
                <w:sz w:val="24"/>
              </w:rPr>
              <w:pPrChange w:id="552" w:author="li jizhi" w:date="2026-04-28T19:44:00Z">
                <w:pPr>
                  <w:widowControl/>
                  <w:spacing w:line="300" w:lineRule="auto"/>
                  <w:jc w:val="center"/>
                </w:pPr>
              </w:pPrChange>
            </w:pPr>
            <w:del w:id="553" w:author="li jizhi" w:date="2026-04-28T19:44:00Z">
              <w:r w:rsidDel="00D91FF8">
                <w:rPr>
                  <w:rFonts w:ascii="宋体" w:hAnsi="宋体"/>
                  <w:color w:val="000000"/>
                  <w:kern w:val="0"/>
                  <w:sz w:val="24"/>
                </w:rPr>
                <w:delText>厂家</w:delText>
              </w:r>
            </w:del>
          </w:p>
        </w:tc>
      </w:tr>
      <w:tr w:rsidR="004F7976" w:rsidDel="00D91FF8" w14:paraId="49C99FC6" w14:textId="1E3F8828">
        <w:trPr>
          <w:trHeight w:val="454"/>
          <w:jc w:val="center"/>
          <w:del w:id="554" w:author="li jizhi" w:date="2026-04-28T19:44:00Z"/>
        </w:trPr>
        <w:tc>
          <w:tcPr>
            <w:tcW w:w="1110" w:type="pct"/>
            <w:tcBorders>
              <w:top w:val="single" w:sz="6" w:space="0" w:color="auto"/>
              <w:left w:val="nil"/>
              <w:bottom w:val="nil"/>
              <w:right w:val="nil"/>
            </w:tcBorders>
            <w:noWrap/>
            <w:vAlign w:val="center"/>
          </w:tcPr>
          <w:p w14:paraId="6A9B6FD6" w14:textId="178BD6A0" w:rsidR="004F7976" w:rsidDel="00D91FF8" w:rsidRDefault="007C19F7">
            <w:pPr>
              <w:keepNext/>
              <w:keepLines/>
              <w:widowControl/>
              <w:spacing w:beforeLines="50" w:before="156" w:afterLines="50" w:after="156" w:line="300" w:lineRule="auto"/>
              <w:jc w:val="center"/>
              <w:outlineLvl w:val="0"/>
              <w:rPr>
                <w:del w:id="555" w:author="li jizhi" w:date="2026-04-28T19:44:00Z"/>
                <w:rFonts w:ascii="宋体" w:hAnsi="宋体"/>
                <w:color w:val="000000"/>
                <w:kern w:val="0"/>
                <w:sz w:val="24"/>
              </w:rPr>
              <w:pPrChange w:id="556" w:author="li jizhi" w:date="2026-04-28T19:44:00Z">
                <w:pPr>
                  <w:widowControl/>
                  <w:spacing w:line="300" w:lineRule="auto"/>
                  <w:jc w:val="center"/>
                </w:pPr>
              </w:pPrChange>
            </w:pPr>
            <w:del w:id="557" w:author="li jizhi" w:date="2026-04-28T19:44:00Z">
              <w:r w:rsidDel="00D91FF8">
                <w:rPr>
                  <w:color w:val="000000"/>
                  <w:kern w:val="0"/>
                  <w:sz w:val="24"/>
                </w:rPr>
                <w:delText>N</w:delText>
              </w:r>
              <w:r w:rsidDel="00D91FF8">
                <w:rPr>
                  <w:rFonts w:ascii="宋体" w:hAnsi="宋体"/>
                  <w:color w:val="000000"/>
                  <w:kern w:val="0"/>
                  <w:sz w:val="24"/>
                </w:rPr>
                <w:delText>-甲基咪唑</w:delText>
              </w:r>
            </w:del>
          </w:p>
        </w:tc>
        <w:tc>
          <w:tcPr>
            <w:tcW w:w="1160" w:type="pct"/>
            <w:tcBorders>
              <w:top w:val="single" w:sz="6" w:space="0" w:color="auto"/>
              <w:left w:val="nil"/>
              <w:bottom w:val="nil"/>
              <w:right w:val="nil"/>
            </w:tcBorders>
            <w:noWrap/>
            <w:vAlign w:val="center"/>
          </w:tcPr>
          <w:p w14:paraId="681E45B3" w14:textId="695B2170" w:rsidR="004F7976" w:rsidDel="00D91FF8" w:rsidRDefault="007C19F7">
            <w:pPr>
              <w:keepNext/>
              <w:keepLines/>
              <w:widowControl/>
              <w:spacing w:beforeLines="50" w:before="156" w:afterLines="50" w:after="156" w:line="300" w:lineRule="auto"/>
              <w:jc w:val="center"/>
              <w:outlineLvl w:val="0"/>
              <w:rPr>
                <w:del w:id="558" w:author="li jizhi" w:date="2026-04-28T19:44:00Z"/>
                <w:color w:val="000000"/>
                <w:kern w:val="0"/>
                <w:sz w:val="24"/>
              </w:rPr>
              <w:pPrChange w:id="559" w:author="li jizhi" w:date="2026-04-28T19:44:00Z">
                <w:pPr>
                  <w:widowControl/>
                  <w:spacing w:line="300" w:lineRule="auto"/>
                  <w:jc w:val="center"/>
                </w:pPr>
              </w:pPrChange>
            </w:pPr>
            <w:del w:id="560" w:author="li jizhi" w:date="2026-04-28T19:44:00Z">
              <w:r w:rsidDel="00D91FF8">
                <w:rPr>
                  <w:color w:val="000000"/>
                  <w:sz w:val="24"/>
                </w:rPr>
                <w:delText>C</w:delText>
              </w:r>
              <w:r w:rsidDel="00D91FF8">
                <w:rPr>
                  <w:color w:val="000000"/>
                  <w:sz w:val="24"/>
                  <w:vertAlign w:val="subscript"/>
                </w:rPr>
                <w:delText>4</w:delText>
              </w:r>
              <w:r w:rsidDel="00D91FF8">
                <w:rPr>
                  <w:color w:val="000000"/>
                  <w:sz w:val="24"/>
                </w:rPr>
                <w:delText>H</w:delText>
              </w:r>
              <w:r w:rsidDel="00D91FF8">
                <w:rPr>
                  <w:color w:val="000000"/>
                  <w:sz w:val="24"/>
                  <w:vertAlign w:val="subscript"/>
                </w:rPr>
                <w:delText>6</w:delText>
              </w:r>
              <w:r w:rsidDel="00D91FF8">
                <w:rPr>
                  <w:color w:val="000000"/>
                  <w:sz w:val="24"/>
                </w:rPr>
                <w:delText>N</w:delText>
              </w:r>
              <w:r w:rsidDel="00D91FF8">
                <w:rPr>
                  <w:color w:val="000000"/>
                  <w:sz w:val="24"/>
                  <w:vertAlign w:val="subscript"/>
                </w:rPr>
                <w:delText>2</w:delText>
              </w:r>
            </w:del>
          </w:p>
        </w:tc>
        <w:tc>
          <w:tcPr>
            <w:tcW w:w="1070" w:type="pct"/>
            <w:tcBorders>
              <w:top w:val="single" w:sz="6" w:space="0" w:color="auto"/>
              <w:left w:val="nil"/>
              <w:bottom w:val="nil"/>
              <w:right w:val="nil"/>
            </w:tcBorders>
            <w:noWrap/>
            <w:vAlign w:val="center"/>
          </w:tcPr>
          <w:p w14:paraId="6C64BF83" w14:textId="7B815CB3" w:rsidR="004F7976" w:rsidDel="00D91FF8" w:rsidRDefault="007C19F7">
            <w:pPr>
              <w:keepNext/>
              <w:keepLines/>
              <w:widowControl/>
              <w:spacing w:beforeLines="50" w:before="156" w:afterLines="50" w:after="156" w:line="300" w:lineRule="auto"/>
              <w:jc w:val="center"/>
              <w:outlineLvl w:val="0"/>
              <w:rPr>
                <w:del w:id="561" w:author="li jizhi" w:date="2026-04-28T19:44:00Z"/>
                <w:rFonts w:ascii="宋体" w:hAnsi="宋体"/>
                <w:color w:val="000000"/>
                <w:kern w:val="0"/>
                <w:sz w:val="24"/>
              </w:rPr>
              <w:pPrChange w:id="562" w:author="li jizhi" w:date="2026-04-28T19:44:00Z">
                <w:pPr>
                  <w:widowControl/>
                  <w:spacing w:line="300" w:lineRule="auto"/>
                  <w:jc w:val="center"/>
                </w:pPr>
              </w:pPrChange>
            </w:pPr>
            <w:del w:id="563" w:author="li jizhi" w:date="2026-04-28T19:44:00Z">
              <w:r w:rsidDel="00D91FF8">
                <w:rPr>
                  <w:rFonts w:ascii="宋体" w:hAnsi="宋体"/>
                  <w:color w:val="000000"/>
                  <w:kern w:val="0"/>
                  <w:sz w:val="24"/>
                </w:rPr>
                <w:delText>工业级</w:delText>
              </w:r>
            </w:del>
          </w:p>
        </w:tc>
        <w:tc>
          <w:tcPr>
            <w:tcW w:w="1660" w:type="pct"/>
            <w:tcBorders>
              <w:top w:val="single" w:sz="6" w:space="0" w:color="auto"/>
              <w:left w:val="nil"/>
              <w:bottom w:val="nil"/>
              <w:right w:val="nil"/>
            </w:tcBorders>
            <w:noWrap/>
            <w:vAlign w:val="center"/>
          </w:tcPr>
          <w:p w14:paraId="7013FC79" w14:textId="007EDF0C" w:rsidR="004F7976" w:rsidDel="00D91FF8" w:rsidRDefault="007C19F7">
            <w:pPr>
              <w:keepNext/>
              <w:keepLines/>
              <w:spacing w:beforeLines="50" w:before="156" w:afterLines="50" w:after="156" w:line="300" w:lineRule="auto"/>
              <w:jc w:val="center"/>
              <w:outlineLvl w:val="0"/>
              <w:rPr>
                <w:del w:id="564" w:author="li jizhi" w:date="2026-04-28T19:44:00Z"/>
                <w:rFonts w:ascii="宋体" w:hAnsi="宋体"/>
                <w:color w:val="000000"/>
                <w:sz w:val="24"/>
              </w:rPr>
              <w:pPrChange w:id="565" w:author="li jizhi" w:date="2026-04-28T19:44:00Z">
                <w:pPr>
                  <w:spacing w:line="300" w:lineRule="auto"/>
                  <w:jc w:val="center"/>
                </w:pPr>
              </w:pPrChange>
            </w:pPr>
            <w:del w:id="566" w:author="li jizhi" w:date="2026-04-28T19:44:00Z">
              <w:r w:rsidDel="00D91FF8">
                <w:rPr>
                  <w:rFonts w:ascii="宋体" w:hAnsi="宋体"/>
                  <w:color w:val="000000"/>
                  <w:sz w:val="24"/>
                </w:rPr>
                <w:delText>浙江临海凯乐化工厂</w:delText>
              </w:r>
            </w:del>
          </w:p>
        </w:tc>
      </w:tr>
      <w:tr w:rsidR="004F7976" w:rsidDel="00D91FF8" w14:paraId="4BC4F64B" w14:textId="501AC109">
        <w:trPr>
          <w:trHeight w:val="454"/>
          <w:jc w:val="center"/>
          <w:del w:id="567" w:author="li jizhi" w:date="2026-04-28T19:44:00Z"/>
        </w:trPr>
        <w:tc>
          <w:tcPr>
            <w:tcW w:w="1110" w:type="pct"/>
            <w:tcBorders>
              <w:top w:val="nil"/>
              <w:left w:val="nil"/>
              <w:bottom w:val="nil"/>
              <w:right w:val="nil"/>
            </w:tcBorders>
            <w:noWrap/>
            <w:vAlign w:val="center"/>
          </w:tcPr>
          <w:p w14:paraId="57034579" w14:textId="5A7BAEA2" w:rsidR="004F7976" w:rsidDel="00D91FF8" w:rsidRDefault="007C19F7">
            <w:pPr>
              <w:keepNext/>
              <w:keepLines/>
              <w:widowControl/>
              <w:spacing w:beforeLines="50" w:before="156" w:afterLines="50" w:after="156" w:line="300" w:lineRule="auto"/>
              <w:jc w:val="center"/>
              <w:outlineLvl w:val="0"/>
              <w:rPr>
                <w:del w:id="568" w:author="li jizhi" w:date="2026-04-28T19:44:00Z"/>
                <w:rFonts w:ascii="宋体" w:hAnsi="宋体"/>
                <w:color w:val="000000"/>
                <w:kern w:val="0"/>
                <w:sz w:val="24"/>
              </w:rPr>
              <w:pPrChange w:id="569" w:author="li jizhi" w:date="2026-04-28T19:44:00Z">
                <w:pPr>
                  <w:widowControl/>
                  <w:spacing w:line="300" w:lineRule="auto"/>
                  <w:jc w:val="center"/>
                </w:pPr>
              </w:pPrChange>
            </w:pPr>
            <w:del w:id="570" w:author="li jizhi" w:date="2026-04-28T19:44:00Z">
              <w:r w:rsidDel="00D91FF8">
                <w:rPr>
                  <w:rFonts w:ascii="宋体" w:hAnsi="宋体"/>
                  <w:color w:val="000000"/>
                  <w:kern w:val="0"/>
                  <w:sz w:val="24"/>
                </w:rPr>
                <w:delText>溴代十六烷</w:delText>
              </w:r>
            </w:del>
          </w:p>
        </w:tc>
        <w:tc>
          <w:tcPr>
            <w:tcW w:w="1160" w:type="pct"/>
            <w:tcBorders>
              <w:top w:val="nil"/>
              <w:left w:val="nil"/>
              <w:bottom w:val="nil"/>
              <w:right w:val="nil"/>
            </w:tcBorders>
            <w:noWrap/>
            <w:vAlign w:val="center"/>
          </w:tcPr>
          <w:p w14:paraId="338D04EE" w14:textId="02CBFC0E" w:rsidR="004F7976" w:rsidDel="00D91FF8" w:rsidRDefault="007C19F7">
            <w:pPr>
              <w:keepNext/>
              <w:keepLines/>
              <w:widowControl/>
              <w:spacing w:beforeLines="50" w:before="156" w:afterLines="50" w:after="156" w:line="300" w:lineRule="auto"/>
              <w:jc w:val="center"/>
              <w:outlineLvl w:val="0"/>
              <w:rPr>
                <w:del w:id="571" w:author="li jizhi" w:date="2026-04-28T19:44:00Z"/>
                <w:color w:val="000000"/>
                <w:kern w:val="0"/>
                <w:sz w:val="24"/>
              </w:rPr>
              <w:pPrChange w:id="572" w:author="li jizhi" w:date="2026-04-28T19:44:00Z">
                <w:pPr>
                  <w:widowControl/>
                  <w:spacing w:line="300" w:lineRule="auto"/>
                  <w:jc w:val="center"/>
                </w:pPr>
              </w:pPrChange>
            </w:pPr>
            <w:del w:id="573" w:author="li jizhi" w:date="2026-04-28T19:44:00Z">
              <w:r w:rsidDel="00D91FF8">
                <w:rPr>
                  <w:color w:val="000000"/>
                  <w:kern w:val="0"/>
                  <w:sz w:val="24"/>
                </w:rPr>
                <w:delText>C</w:delText>
              </w:r>
              <w:r w:rsidDel="00D91FF8">
                <w:rPr>
                  <w:color w:val="000000"/>
                  <w:kern w:val="0"/>
                  <w:sz w:val="24"/>
                  <w:vertAlign w:val="subscript"/>
                </w:rPr>
                <w:delText>16</w:delText>
              </w:r>
              <w:r w:rsidDel="00D91FF8">
                <w:rPr>
                  <w:color w:val="000000"/>
                  <w:kern w:val="0"/>
                  <w:sz w:val="24"/>
                </w:rPr>
                <w:delText>H</w:delText>
              </w:r>
              <w:r w:rsidDel="00D91FF8">
                <w:rPr>
                  <w:color w:val="000000"/>
                  <w:kern w:val="0"/>
                  <w:sz w:val="24"/>
                  <w:vertAlign w:val="subscript"/>
                </w:rPr>
                <w:delText>33</w:delText>
              </w:r>
              <w:r w:rsidDel="00D91FF8">
                <w:rPr>
                  <w:color w:val="000000"/>
                  <w:kern w:val="0"/>
                  <w:sz w:val="24"/>
                </w:rPr>
                <w:delText>Br</w:delText>
              </w:r>
            </w:del>
          </w:p>
        </w:tc>
        <w:tc>
          <w:tcPr>
            <w:tcW w:w="1070" w:type="pct"/>
            <w:tcBorders>
              <w:top w:val="nil"/>
              <w:left w:val="nil"/>
              <w:bottom w:val="nil"/>
              <w:right w:val="nil"/>
            </w:tcBorders>
            <w:noWrap/>
            <w:vAlign w:val="center"/>
          </w:tcPr>
          <w:p w14:paraId="4402ED5C" w14:textId="6F6CF017" w:rsidR="004F7976" w:rsidDel="00D91FF8" w:rsidRDefault="007C19F7">
            <w:pPr>
              <w:keepNext/>
              <w:keepLines/>
              <w:widowControl/>
              <w:spacing w:beforeLines="50" w:before="156" w:afterLines="50" w:after="156" w:line="300" w:lineRule="auto"/>
              <w:jc w:val="center"/>
              <w:outlineLvl w:val="0"/>
              <w:rPr>
                <w:del w:id="574" w:author="li jizhi" w:date="2026-04-28T19:44:00Z"/>
                <w:rFonts w:ascii="宋体" w:hAnsi="宋体"/>
                <w:color w:val="000000"/>
                <w:kern w:val="0"/>
                <w:sz w:val="24"/>
              </w:rPr>
              <w:pPrChange w:id="575" w:author="li jizhi" w:date="2026-04-28T19:44:00Z">
                <w:pPr>
                  <w:widowControl/>
                  <w:spacing w:line="300" w:lineRule="auto"/>
                  <w:jc w:val="center"/>
                </w:pPr>
              </w:pPrChange>
            </w:pPr>
            <w:del w:id="576" w:author="li jizhi" w:date="2026-04-28T19:44:00Z">
              <w:r w:rsidDel="00D91FF8">
                <w:rPr>
                  <w:rFonts w:ascii="宋体" w:hAnsi="宋体"/>
                  <w:color w:val="000000"/>
                  <w:kern w:val="0"/>
                  <w:sz w:val="24"/>
                </w:rPr>
                <w:delText>化学纯</w:delText>
              </w:r>
            </w:del>
          </w:p>
        </w:tc>
        <w:tc>
          <w:tcPr>
            <w:tcW w:w="1660" w:type="pct"/>
            <w:tcBorders>
              <w:top w:val="nil"/>
              <w:left w:val="nil"/>
              <w:bottom w:val="nil"/>
              <w:right w:val="nil"/>
            </w:tcBorders>
            <w:noWrap/>
            <w:vAlign w:val="center"/>
          </w:tcPr>
          <w:p w14:paraId="3F58C687" w14:textId="589B1252" w:rsidR="004F7976" w:rsidDel="00D91FF8" w:rsidRDefault="007C19F7">
            <w:pPr>
              <w:keepNext/>
              <w:keepLines/>
              <w:widowControl/>
              <w:spacing w:beforeLines="50" w:before="156" w:afterLines="50" w:after="156" w:line="300" w:lineRule="auto"/>
              <w:jc w:val="center"/>
              <w:outlineLvl w:val="0"/>
              <w:rPr>
                <w:del w:id="577" w:author="li jizhi" w:date="2026-04-28T19:44:00Z"/>
                <w:rFonts w:ascii="宋体" w:hAnsi="宋体"/>
                <w:color w:val="000000"/>
                <w:kern w:val="0"/>
                <w:sz w:val="24"/>
              </w:rPr>
              <w:pPrChange w:id="578" w:author="li jizhi" w:date="2026-04-28T19:44:00Z">
                <w:pPr>
                  <w:widowControl/>
                  <w:spacing w:line="300" w:lineRule="auto"/>
                  <w:jc w:val="center"/>
                </w:pPr>
              </w:pPrChange>
            </w:pPr>
            <w:del w:id="579" w:author="li jizhi" w:date="2026-04-28T19:44:00Z">
              <w:r w:rsidDel="00D91FF8">
                <w:rPr>
                  <w:rFonts w:ascii="宋体" w:hAnsi="宋体"/>
                  <w:color w:val="000000"/>
                  <w:kern w:val="0"/>
                  <w:sz w:val="24"/>
                </w:rPr>
                <w:delText>国药集团化学试剂有限公司</w:delText>
              </w:r>
            </w:del>
          </w:p>
        </w:tc>
      </w:tr>
      <w:tr w:rsidR="004F7976" w:rsidDel="00D91FF8" w14:paraId="055DAFF4" w14:textId="529B75DF">
        <w:trPr>
          <w:trHeight w:val="454"/>
          <w:jc w:val="center"/>
          <w:del w:id="580" w:author="li jizhi" w:date="2026-04-28T19:44:00Z"/>
        </w:trPr>
        <w:tc>
          <w:tcPr>
            <w:tcW w:w="1110" w:type="pct"/>
            <w:tcBorders>
              <w:top w:val="nil"/>
              <w:left w:val="nil"/>
              <w:bottom w:val="nil"/>
              <w:right w:val="nil"/>
            </w:tcBorders>
            <w:noWrap/>
            <w:vAlign w:val="center"/>
          </w:tcPr>
          <w:p w14:paraId="5E297F80" w14:textId="2E52DEF8" w:rsidR="004F7976" w:rsidDel="00D91FF8" w:rsidRDefault="007C19F7">
            <w:pPr>
              <w:keepNext/>
              <w:keepLines/>
              <w:widowControl/>
              <w:spacing w:beforeLines="50" w:before="156" w:afterLines="50" w:after="156" w:line="300" w:lineRule="auto"/>
              <w:jc w:val="center"/>
              <w:outlineLvl w:val="0"/>
              <w:rPr>
                <w:del w:id="581" w:author="li jizhi" w:date="2026-04-28T19:44:00Z"/>
                <w:rFonts w:ascii="宋体" w:hAnsi="宋体"/>
                <w:color w:val="000000"/>
                <w:kern w:val="0"/>
                <w:sz w:val="24"/>
              </w:rPr>
              <w:pPrChange w:id="582" w:author="li jizhi" w:date="2026-04-28T19:44:00Z">
                <w:pPr>
                  <w:widowControl/>
                  <w:spacing w:line="300" w:lineRule="auto"/>
                  <w:jc w:val="center"/>
                </w:pPr>
              </w:pPrChange>
            </w:pPr>
            <w:del w:id="583" w:author="li jizhi" w:date="2026-04-28T19:44:00Z">
              <w:r w:rsidDel="00D91FF8">
                <w:rPr>
                  <w:rFonts w:ascii="宋体" w:hAnsi="宋体"/>
                  <w:color w:val="000000"/>
                  <w:kern w:val="0"/>
                  <w:sz w:val="24"/>
                </w:rPr>
                <w:delText>三甲苯</w:delText>
              </w:r>
            </w:del>
          </w:p>
        </w:tc>
        <w:tc>
          <w:tcPr>
            <w:tcW w:w="1160" w:type="pct"/>
            <w:tcBorders>
              <w:top w:val="nil"/>
              <w:left w:val="nil"/>
              <w:bottom w:val="nil"/>
              <w:right w:val="nil"/>
            </w:tcBorders>
            <w:noWrap/>
            <w:vAlign w:val="center"/>
          </w:tcPr>
          <w:p w14:paraId="790D2CAF" w14:textId="377AD3CB" w:rsidR="004F7976" w:rsidDel="00D91FF8" w:rsidRDefault="007C19F7">
            <w:pPr>
              <w:keepNext/>
              <w:keepLines/>
              <w:widowControl/>
              <w:spacing w:beforeLines="50" w:before="156" w:afterLines="50" w:after="156" w:line="300" w:lineRule="auto"/>
              <w:jc w:val="center"/>
              <w:outlineLvl w:val="0"/>
              <w:rPr>
                <w:del w:id="584" w:author="li jizhi" w:date="2026-04-28T19:44:00Z"/>
                <w:color w:val="000000"/>
                <w:kern w:val="0"/>
                <w:sz w:val="24"/>
              </w:rPr>
              <w:pPrChange w:id="585" w:author="li jizhi" w:date="2026-04-28T19:44:00Z">
                <w:pPr>
                  <w:widowControl/>
                  <w:spacing w:line="300" w:lineRule="auto"/>
                  <w:jc w:val="center"/>
                </w:pPr>
              </w:pPrChange>
            </w:pPr>
            <w:del w:id="586" w:author="li jizhi" w:date="2026-04-28T19:44:00Z">
              <w:r w:rsidDel="00D91FF8">
                <w:rPr>
                  <w:color w:val="000000"/>
                  <w:kern w:val="0"/>
                  <w:sz w:val="24"/>
                </w:rPr>
                <w:delText>(CH</w:delText>
              </w:r>
              <w:r w:rsidDel="00D91FF8">
                <w:rPr>
                  <w:color w:val="000000"/>
                  <w:kern w:val="0"/>
                  <w:sz w:val="24"/>
                  <w:vertAlign w:val="subscript"/>
                </w:rPr>
                <w:delText>3</w:delText>
              </w:r>
              <w:r w:rsidDel="00D91FF8">
                <w:rPr>
                  <w:color w:val="000000"/>
                  <w:kern w:val="0"/>
                  <w:sz w:val="24"/>
                </w:rPr>
                <w:delText>)</w:delText>
              </w:r>
              <w:r w:rsidDel="00D91FF8">
                <w:rPr>
                  <w:color w:val="000000"/>
                  <w:kern w:val="0"/>
                  <w:sz w:val="24"/>
                  <w:vertAlign w:val="subscript"/>
                </w:rPr>
                <w:delText>3</w:delText>
              </w:r>
              <w:r w:rsidDel="00D91FF8">
                <w:rPr>
                  <w:color w:val="000000"/>
                  <w:kern w:val="0"/>
                  <w:sz w:val="24"/>
                </w:rPr>
                <w:delText>C</w:delText>
              </w:r>
              <w:r w:rsidDel="00D91FF8">
                <w:rPr>
                  <w:color w:val="000000"/>
                  <w:kern w:val="0"/>
                  <w:sz w:val="24"/>
                  <w:vertAlign w:val="subscript"/>
                </w:rPr>
                <w:delText>6</w:delText>
              </w:r>
              <w:r w:rsidDel="00D91FF8">
                <w:rPr>
                  <w:color w:val="000000"/>
                  <w:kern w:val="0"/>
                  <w:sz w:val="24"/>
                </w:rPr>
                <w:delText>H</w:delText>
              </w:r>
              <w:r w:rsidDel="00D91FF8">
                <w:rPr>
                  <w:color w:val="000000"/>
                  <w:kern w:val="0"/>
                  <w:sz w:val="24"/>
                  <w:vertAlign w:val="subscript"/>
                </w:rPr>
                <w:delText>3</w:delText>
              </w:r>
            </w:del>
          </w:p>
        </w:tc>
        <w:tc>
          <w:tcPr>
            <w:tcW w:w="1070" w:type="pct"/>
            <w:tcBorders>
              <w:top w:val="nil"/>
              <w:left w:val="nil"/>
              <w:bottom w:val="nil"/>
              <w:right w:val="nil"/>
            </w:tcBorders>
            <w:noWrap/>
            <w:vAlign w:val="center"/>
          </w:tcPr>
          <w:p w14:paraId="097837F4" w14:textId="0FF12C6F" w:rsidR="004F7976" w:rsidDel="00D91FF8" w:rsidRDefault="007C19F7">
            <w:pPr>
              <w:keepNext/>
              <w:keepLines/>
              <w:widowControl/>
              <w:spacing w:beforeLines="50" w:before="156" w:afterLines="50" w:after="156" w:line="300" w:lineRule="auto"/>
              <w:jc w:val="center"/>
              <w:outlineLvl w:val="0"/>
              <w:rPr>
                <w:del w:id="587" w:author="li jizhi" w:date="2026-04-28T19:44:00Z"/>
                <w:rFonts w:ascii="宋体" w:hAnsi="宋体"/>
                <w:color w:val="000000"/>
                <w:kern w:val="0"/>
                <w:sz w:val="24"/>
              </w:rPr>
              <w:pPrChange w:id="588" w:author="li jizhi" w:date="2026-04-28T19:44:00Z">
                <w:pPr>
                  <w:widowControl/>
                  <w:spacing w:line="300" w:lineRule="auto"/>
                  <w:jc w:val="center"/>
                </w:pPr>
              </w:pPrChange>
            </w:pPr>
            <w:del w:id="589" w:author="li jizhi" w:date="2026-04-28T19:44:00Z">
              <w:r w:rsidDel="00D91FF8">
                <w:rPr>
                  <w:rFonts w:ascii="宋体" w:hAnsi="宋体"/>
                  <w:color w:val="000000"/>
                  <w:kern w:val="0"/>
                  <w:sz w:val="24"/>
                </w:rPr>
                <w:delText>化学纯</w:delText>
              </w:r>
            </w:del>
          </w:p>
        </w:tc>
        <w:tc>
          <w:tcPr>
            <w:tcW w:w="1660" w:type="pct"/>
            <w:tcBorders>
              <w:top w:val="nil"/>
              <w:left w:val="nil"/>
              <w:bottom w:val="nil"/>
              <w:right w:val="nil"/>
            </w:tcBorders>
            <w:noWrap/>
            <w:vAlign w:val="center"/>
          </w:tcPr>
          <w:p w14:paraId="64074136" w14:textId="385C93B6" w:rsidR="004F7976" w:rsidDel="00D91FF8" w:rsidRDefault="007C19F7">
            <w:pPr>
              <w:keepNext/>
              <w:keepLines/>
              <w:widowControl/>
              <w:spacing w:beforeLines="50" w:before="156" w:afterLines="50" w:after="156" w:line="300" w:lineRule="auto"/>
              <w:jc w:val="center"/>
              <w:outlineLvl w:val="0"/>
              <w:rPr>
                <w:del w:id="590" w:author="li jizhi" w:date="2026-04-28T19:44:00Z"/>
                <w:rFonts w:ascii="宋体" w:hAnsi="宋体"/>
                <w:color w:val="000000"/>
                <w:kern w:val="0"/>
                <w:sz w:val="24"/>
              </w:rPr>
              <w:pPrChange w:id="591" w:author="li jizhi" w:date="2026-04-28T19:44:00Z">
                <w:pPr>
                  <w:widowControl/>
                  <w:spacing w:line="300" w:lineRule="auto"/>
                  <w:jc w:val="center"/>
                </w:pPr>
              </w:pPrChange>
            </w:pPr>
            <w:del w:id="592" w:author="li jizhi" w:date="2026-04-28T19:44:00Z">
              <w:r w:rsidDel="00D91FF8">
                <w:rPr>
                  <w:rFonts w:ascii="宋体" w:hAnsi="宋体"/>
                  <w:color w:val="000000"/>
                  <w:kern w:val="0"/>
                  <w:sz w:val="24"/>
                </w:rPr>
                <w:delText>国药集团化学试剂有限公司</w:delText>
              </w:r>
            </w:del>
          </w:p>
        </w:tc>
      </w:tr>
      <w:tr w:rsidR="004F7976" w:rsidDel="00D91FF8" w14:paraId="7CAB967F" w14:textId="4546C193">
        <w:trPr>
          <w:trHeight w:val="454"/>
          <w:jc w:val="center"/>
          <w:del w:id="593" w:author="li jizhi" w:date="2026-04-28T19:44:00Z"/>
        </w:trPr>
        <w:tc>
          <w:tcPr>
            <w:tcW w:w="1110" w:type="pct"/>
            <w:tcBorders>
              <w:top w:val="nil"/>
            </w:tcBorders>
            <w:noWrap/>
            <w:vAlign w:val="center"/>
          </w:tcPr>
          <w:p w14:paraId="7633D65D" w14:textId="47A9152A" w:rsidR="004F7976" w:rsidDel="00D91FF8" w:rsidRDefault="007C19F7">
            <w:pPr>
              <w:keepNext/>
              <w:keepLines/>
              <w:widowControl/>
              <w:spacing w:beforeLines="50" w:before="156" w:afterLines="50" w:after="156" w:line="300" w:lineRule="auto"/>
              <w:jc w:val="center"/>
              <w:outlineLvl w:val="0"/>
              <w:rPr>
                <w:del w:id="594" w:author="li jizhi" w:date="2026-04-28T19:44:00Z"/>
                <w:rFonts w:ascii="宋体" w:hAnsi="宋体"/>
                <w:color w:val="000000"/>
                <w:kern w:val="0"/>
                <w:sz w:val="24"/>
              </w:rPr>
              <w:pPrChange w:id="595" w:author="li jizhi" w:date="2026-04-28T19:44:00Z">
                <w:pPr>
                  <w:widowControl/>
                  <w:spacing w:line="300" w:lineRule="auto"/>
                  <w:jc w:val="center"/>
                </w:pPr>
              </w:pPrChange>
            </w:pPr>
            <w:del w:id="596" w:author="li jizhi" w:date="2026-04-28T19:44:00Z">
              <w:r w:rsidDel="00D91FF8">
                <w:rPr>
                  <w:rFonts w:ascii="宋体" w:hAnsi="宋体"/>
                  <w:color w:val="000000"/>
                  <w:kern w:val="0"/>
                  <w:sz w:val="24"/>
                </w:rPr>
                <w:delText>癸烷</w:delText>
              </w:r>
            </w:del>
          </w:p>
        </w:tc>
        <w:tc>
          <w:tcPr>
            <w:tcW w:w="1160" w:type="pct"/>
            <w:tcBorders>
              <w:top w:val="nil"/>
            </w:tcBorders>
            <w:noWrap/>
            <w:vAlign w:val="center"/>
          </w:tcPr>
          <w:p w14:paraId="3DB3ACDD" w14:textId="7CE1D809" w:rsidR="004F7976" w:rsidDel="00D91FF8" w:rsidRDefault="007C19F7">
            <w:pPr>
              <w:keepNext/>
              <w:keepLines/>
              <w:widowControl/>
              <w:spacing w:beforeLines="50" w:before="156" w:afterLines="50" w:after="156" w:line="300" w:lineRule="auto"/>
              <w:jc w:val="center"/>
              <w:outlineLvl w:val="0"/>
              <w:rPr>
                <w:del w:id="597" w:author="li jizhi" w:date="2026-04-28T19:44:00Z"/>
                <w:color w:val="000000"/>
                <w:kern w:val="0"/>
                <w:sz w:val="24"/>
              </w:rPr>
              <w:pPrChange w:id="598" w:author="li jizhi" w:date="2026-04-28T19:44:00Z">
                <w:pPr>
                  <w:widowControl/>
                  <w:spacing w:line="300" w:lineRule="auto"/>
                  <w:jc w:val="center"/>
                </w:pPr>
              </w:pPrChange>
            </w:pPr>
            <w:del w:id="599" w:author="li jizhi" w:date="2026-04-28T19:44:00Z">
              <w:r w:rsidDel="00D91FF8">
                <w:rPr>
                  <w:color w:val="000000"/>
                  <w:kern w:val="0"/>
                  <w:sz w:val="24"/>
                </w:rPr>
                <w:delText>C</w:delText>
              </w:r>
              <w:r w:rsidDel="00D91FF8">
                <w:rPr>
                  <w:color w:val="000000"/>
                  <w:kern w:val="0"/>
                  <w:sz w:val="24"/>
                  <w:vertAlign w:val="subscript"/>
                </w:rPr>
                <w:delText>10</w:delText>
              </w:r>
              <w:r w:rsidDel="00D91FF8">
                <w:rPr>
                  <w:color w:val="000000"/>
                  <w:kern w:val="0"/>
                  <w:sz w:val="24"/>
                </w:rPr>
                <w:delText>H</w:delText>
              </w:r>
              <w:r w:rsidDel="00D91FF8">
                <w:rPr>
                  <w:color w:val="000000"/>
                  <w:kern w:val="0"/>
                  <w:sz w:val="24"/>
                  <w:vertAlign w:val="subscript"/>
                </w:rPr>
                <w:delText>22</w:delText>
              </w:r>
            </w:del>
          </w:p>
        </w:tc>
        <w:tc>
          <w:tcPr>
            <w:tcW w:w="1070" w:type="pct"/>
            <w:tcBorders>
              <w:top w:val="nil"/>
            </w:tcBorders>
            <w:noWrap/>
            <w:vAlign w:val="center"/>
          </w:tcPr>
          <w:p w14:paraId="30FB7686" w14:textId="01280E5D" w:rsidR="004F7976" w:rsidDel="00D91FF8" w:rsidRDefault="007C19F7">
            <w:pPr>
              <w:keepNext/>
              <w:keepLines/>
              <w:widowControl/>
              <w:spacing w:beforeLines="50" w:before="156" w:afterLines="50" w:after="156" w:line="300" w:lineRule="auto"/>
              <w:jc w:val="center"/>
              <w:outlineLvl w:val="0"/>
              <w:rPr>
                <w:del w:id="600" w:author="li jizhi" w:date="2026-04-28T19:44:00Z"/>
                <w:rFonts w:ascii="宋体" w:hAnsi="宋体"/>
                <w:color w:val="000000"/>
                <w:kern w:val="0"/>
                <w:sz w:val="24"/>
              </w:rPr>
              <w:pPrChange w:id="601" w:author="li jizhi" w:date="2026-04-28T19:44:00Z">
                <w:pPr>
                  <w:widowControl/>
                  <w:spacing w:line="300" w:lineRule="auto"/>
                  <w:jc w:val="center"/>
                </w:pPr>
              </w:pPrChange>
            </w:pPr>
            <w:del w:id="602" w:author="li jizhi" w:date="2026-04-28T19:44:00Z">
              <w:r w:rsidDel="00D91FF8">
                <w:rPr>
                  <w:rFonts w:ascii="宋体" w:hAnsi="宋体"/>
                  <w:color w:val="000000"/>
                  <w:kern w:val="0"/>
                  <w:sz w:val="24"/>
                </w:rPr>
                <w:delText>化学纯</w:delText>
              </w:r>
            </w:del>
          </w:p>
        </w:tc>
        <w:tc>
          <w:tcPr>
            <w:tcW w:w="1660" w:type="pct"/>
            <w:tcBorders>
              <w:top w:val="nil"/>
            </w:tcBorders>
            <w:noWrap/>
            <w:vAlign w:val="center"/>
          </w:tcPr>
          <w:p w14:paraId="39FEBD29" w14:textId="52A2A953" w:rsidR="004F7976" w:rsidDel="00D91FF8" w:rsidRDefault="007C19F7">
            <w:pPr>
              <w:keepNext/>
              <w:keepLines/>
              <w:widowControl/>
              <w:spacing w:beforeLines="50" w:before="156" w:afterLines="50" w:after="156" w:line="300" w:lineRule="auto"/>
              <w:jc w:val="center"/>
              <w:outlineLvl w:val="0"/>
              <w:rPr>
                <w:del w:id="603" w:author="li jizhi" w:date="2026-04-28T19:44:00Z"/>
                <w:rFonts w:ascii="宋体" w:hAnsi="宋体"/>
                <w:color w:val="000000"/>
                <w:kern w:val="0"/>
                <w:sz w:val="24"/>
              </w:rPr>
              <w:pPrChange w:id="604" w:author="li jizhi" w:date="2026-04-28T19:44:00Z">
                <w:pPr>
                  <w:widowControl/>
                  <w:spacing w:line="300" w:lineRule="auto"/>
                  <w:jc w:val="center"/>
                </w:pPr>
              </w:pPrChange>
            </w:pPr>
            <w:del w:id="605" w:author="li jizhi" w:date="2026-04-28T19:44:00Z">
              <w:r w:rsidDel="00D91FF8">
                <w:rPr>
                  <w:rFonts w:ascii="宋体" w:hAnsi="宋体"/>
                  <w:color w:val="000000"/>
                  <w:kern w:val="0"/>
                  <w:sz w:val="24"/>
                </w:rPr>
                <w:delText>江都利达化工公司</w:delText>
              </w:r>
            </w:del>
          </w:p>
        </w:tc>
      </w:tr>
    </w:tbl>
    <w:p w14:paraId="5DB986B6" w14:textId="7A034EF2" w:rsidR="004F7976" w:rsidDel="00D91FF8" w:rsidRDefault="007C19F7">
      <w:pPr>
        <w:rPr>
          <w:del w:id="606" w:author="li jizhi" w:date="2026-04-28T19:44:00Z"/>
          <w:rFonts w:ascii="宋体" w:hAnsi="宋体"/>
          <w:sz w:val="24"/>
        </w:rPr>
        <w:pPrChange w:id="607" w:author="li jizhi" w:date="2026-04-28T19:46:00Z">
          <w:pPr>
            <w:spacing w:beforeLines="100" w:before="312" w:afterLines="100" w:after="312"/>
            <w:jc w:val="center"/>
          </w:pPr>
        </w:pPrChange>
      </w:pPr>
      <w:bookmarkStart w:id="608" w:name="_Toc177972388"/>
      <w:del w:id="609" w:author="li jizhi" w:date="2026-04-28T19:44:00Z">
        <w:r w:rsidDel="00D91FF8">
          <w:rPr>
            <w:rFonts w:ascii="宋体" w:hAnsi="宋体" w:hint="eastAsia"/>
            <w:sz w:val="24"/>
          </w:rPr>
          <w:delText>（宋体小四号，字母为</w:delText>
        </w:r>
        <w:r w:rsidDel="00D91FF8">
          <w:rPr>
            <w:rFonts w:hint="eastAsia"/>
          </w:rPr>
          <w:delText xml:space="preserve">Time New Roman </w:delText>
        </w:r>
        <w:r w:rsidDel="00D91FF8">
          <w:rPr>
            <w:rFonts w:hint="eastAsia"/>
          </w:rPr>
          <w:delText>小四号</w:delText>
        </w:r>
        <w:r w:rsidDel="00D91FF8">
          <w:rPr>
            <w:rFonts w:ascii="宋体" w:hAnsi="宋体" w:hint="eastAsia"/>
            <w:sz w:val="24"/>
          </w:rPr>
          <w:delText>）</w:delText>
        </w:r>
      </w:del>
    </w:p>
    <w:p w14:paraId="3171E8A2" w14:textId="6BF8A55A" w:rsidR="004F7976" w:rsidDel="00D91FF8" w:rsidRDefault="004F7976">
      <w:pPr>
        <w:rPr>
          <w:del w:id="610" w:author="li jizhi" w:date="2026-04-28T19:44:00Z"/>
          <w:rFonts w:ascii="宋体" w:hAnsi="宋体"/>
          <w:sz w:val="24"/>
        </w:rPr>
        <w:pPrChange w:id="611" w:author="li jizhi" w:date="2026-04-28T19:46:00Z">
          <w:pPr>
            <w:spacing w:beforeLines="100" w:before="312" w:afterLines="100" w:after="312"/>
            <w:jc w:val="center"/>
          </w:pPr>
        </w:pPrChange>
      </w:pPr>
    </w:p>
    <w:p w14:paraId="79F653A2" w14:textId="5DBA643F" w:rsidR="004F7976" w:rsidDel="00D91FF8" w:rsidRDefault="007C19F7">
      <w:pPr>
        <w:rPr>
          <w:del w:id="612" w:author="li jizhi" w:date="2026-04-28T19:44:00Z"/>
          <w:rFonts w:eastAsia="黑体"/>
          <w:b/>
          <w:sz w:val="36"/>
          <w:szCs w:val="36"/>
        </w:rPr>
        <w:pPrChange w:id="613" w:author="li jizhi" w:date="2026-04-28T19:46:00Z">
          <w:pPr>
            <w:spacing w:beforeLines="50" w:before="156" w:afterLines="50" w:after="156" w:line="400" w:lineRule="exact"/>
            <w:jc w:val="center"/>
          </w:pPr>
        </w:pPrChange>
      </w:pPr>
      <w:del w:id="614" w:author="li jizhi" w:date="2026-04-28T19:44:00Z">
        <w:r w:rsidDel="00D91FF8">
          <w:rPr>
            <w:rFonts w:ascii="宋体" w:hAnsi="宋体"/>
          </w:rPr>
          <w:delText xml:space="preserve">  </w:delText>
        </w:r>
        <w:r w:rsidDel="00D91FF8">
          <w:rPr>
            <w:rFonts w:eastAsia="黑体"/>
            <w:sz w:val="36"/>
            <w:szCs w:val="36"/>
          </w:rPr>
          <w:delText>参考文献</w:delText>
        </w:r>
        <w:bookmarkEnd w:id="608"/>
        <w:r w:rsidDel="00D91FF8">
          <w:rPr>
            <w:rFonts w:eastAsia="宋体-18030" w:hint="eastAsia"/>
          </w:rPr>
          <w:delText>（黑体小二号）</w:delText>
        </w:r>
      </w:del>
    </w:p>
    <w:p w14:paraId="79F3644F" w14:textId="15725868" w:rsidR="004F7976" w:rsidDel="00D91FF8" w:rsidRDefault="007C19F7">
      <w:pPr>
        <w:rPr>
          <w:del w:id="615" w:author="li jizhi" w:date="2026-04-28T19:44:00Z"/>
          <w:rFonts w:ascii="宋体" w:hAnsi="宋体"/>
          <w:szCs w:val="21"/>
        </w:rPr>
        <w:pPrChange w:id="616" w:author="li jizhi" w:date="2026-04-28T19:46:00Z">
          <w:pPr>
            <w:numPr>
              <w:numId w:val="1"/>
            </w:numPr>
            <w:tabs>
              <w:tab w:val="left" w:pos="420"/>
            </w:tabs>
            <w:spacing w:before="60" w:line="400" w:lineRule="exact"/>
            <w:ind w:left="420" w:rightChars="-71" w:right="-149" w:hanging="420"/>
          </w:pPr>
        </w:pPrChange>
      </w:pPr>
      <w:del w:id="617" w:author="li jizhi" w:date="2026-04-28T19:44:00Z">
        <w:r w:rsidDel="00D91FF8">
          <w:rPr>
            <w:rFonts w:ascii="宋体" w:hAnsi="宋体"/>
            <w:szCs w:val="21"/>
          </w:rPr>
          <w:delText>刘国钧，陈绍业，王</w:delText>
        </w:r>
        <w:r w:rsidDel="00D91FF8">
          <w:rPr>
            <w:rFonts w:ascii="宋体" w:hAnsi="宋体" w:hint="eastAsia"/>
            <w:szCs w:val="21"/>
          </w:rPr>
          <w:delText>凤</w:delText>
        </w:r>
        <w:r w:rsidDel="00D91FF8">
          <w:rPr>
            <w:rFonts w:ascii="宋体" w:hAnsi="宋体"/>
            <w:szCs w:val="21"/>
          </w:rPr>
          <w:delText>翥．图书馆目录[M]．北京：高等教育出版社，1957．</w:delText>
        </w:r>
      </w:del>
    </w:p>
    <w:p w14:paraId="095C31A6" w14:textId="1DEC180A" w:rsidR="004F7976" w:rsidDel="00D91FF8" w:rsidRDefault="007C19F7">
      <w:pPr>
        <w:rPr>
          <w:del w:id="618" w:author="li jizhi" w:date="2026-04-28T19:44:00Z"/>
          <w:rFonts w:ascii="宋体" w:hAnsi="宋体"/>
          <w:szCs w:val="21"/>
        </w:rPr>
        <w:pPrChange w:id="619" w:author="li jizhi" w:date="2026-04-28T19:46:00Z">
          <w:pPr>
            <w:numPr>
              <w:numId w:val="1"/>
            </w:numPr>
            <w:tabs>
              <w:tab w:val="left" w:pos="420"/>
            </w:tabs>
            <w:spacing w:before="60" w:line="400" w:lineRule="exact"/>
            <w:ind w:left="420" w:rightChars="-71" w:right="-149" w:hanging="420"/>
          </w:pPr>
        </w:pPrChange>
      </w:pPr>
      <w:del w:id="620" w:author="li jizhi" w:date="2026-04-28T19:44:00Z">
        <w:r w:rsidDel="00D91FF8">
          <w:rPr>
            <w:rFonts w:ascii="宋体" w:hAnsi="宋体"/>
            <w:szCs w:val="21"/>
          </w:rPr>
          <w:delText>SCHACHT E．Industrial polysaccharides[M]．Amsterdam：Elsevier Science ltd，1987．</w:delText>
        </w:r>
      </w:del>
    </w:p>
    <w:p w14:paraId="30E96607" w14:textId="40AEF1FA" w:rsidR="004F7976" w:rsidDel="00D91FF8" w:rsidRDefault="007C19F7">
      <w:pPr>
        <w:rPr>
          <w:del w:id="621" w:author="li jizhi" w:date="2026-04-28T19:44:00Z"/>
          <w:rFonts w:ascii="宋体" w:hAnsi="宋体"/>
          <w:szCs w:val="21"/>
        </w:rPr>
        <w:pPrChange w:id="622" w:author="li jizhi" w:date="2026-04-28T19:46:00Z">
          <w:pPr>
            <w:numPr>
              <w:numId w:val="1"/>
            </w:numPr>
            <w:tabs>
              <w:tab w:val="left" w:pos="420"/>
            </w:tabs>
            <w:spacing w:before="60" w:line="400" w:lineRule="exact"/>
            <w:ind w:left="420" w:rightChars="-71" w:right="-149" w:hanging="420"/>
          </w:pPr>
        </w:pPrChange>
      </w:pPr>
      <w:del w:id="623" w:author="li jizhi" w:date="2026-04-28T19:44:00Z">
        <w:r w:rsidDel="00D91FF8">
          <w:rPr>
            <w:rFonts w:ascii="宋体" w:hAnsi="宋体" w:hint="eastAsia"/>
            <w:szCs w:val="21"/>
          </w:rPr>
          <w:delText>陈永康，李素循，李玉林.高超声速流绕双椭球的实验研究[</w:delText>
        </w:r>
        <w:r w:rsidDel="00D91FF8">
          <w:rPr>
            <w:rFonts w:ascii="宋体" w:hAnsi="宋体"/>
            <w:szCs w:val="21"/>
          </w:rPr>
          <w:delText>A].见：北京空气动力研究所编</w:delText>
        </w:r>
        <w:r w:rsidDel="00D91FF8">
          <w:rPr>
            <w:rFonts w:ascii="宋体" w:hAnsi="宋体" w:hint="eastAsia"/>
            <w:szCs w:val="21"/>
          </w:rPr>
          <w:delText>.第九届高超声速气动力会议论文集[</w:delText>
        </w:r>
        <w:r w:rsidDel="00D91FF8">
          <w:rPr>
            <w:rFonts w:ascii="宋体" w:hAnsi="宋体"/>
            <w:szCs w:val="21"/>
          </w:rPr>
          <w:delText>C].北京：北京空气动力研究所，</w:delText>
        </w:r>
        <w:r w:rsidDel="00D91FF8">
          <w:rPr>
            <w:rFonts w:ascii="宋体" w:hAnsi="宋体" w:hint="eastAsia"/>
            <w:szCs w:val="21"/>
          </w:rPr>
          <w:delText>1</w:delText>
        </w:r>
        <w:r w:rsidDel="00D91FF8">
          <w:rPr>
            <w:rFonts w:ascii="宋体" w:hAnsi="宋体"/>
            <w:szCs w:val="21"/>
          </w:rPr>
          <w:delText>997:9-14.</w:delText>
        </w:r>
      </w:del>
    </w:p>
    <w:p w14:paraId="04FBE147" w14:textId="4AD3ACB6" w:rsidR="004F7976" w:rsidDel="00D91FF8" w:rsidRDefault="007C19F7">
      <w:pPr>
        <w:rPr>
          <w:del w:id="624" w:author="li jizhi" w:date="2026-04-28T19:44:00Z"/>
          <w:rFonts w:ascii="宋体" w:hAnsi="宋体"/>
          <w:szCs w:val="21"/>
        </w:rPr>
        <w:pPrChange w:id="625" w:author="li jizhi" w:date="2026-04-28T19:46:00Z">
          <w:pPr>
            <w:numPr>
              <w:numId w:val="1"/>
            </w:numPr>
            <w:tabs>
              <w:tab w:val="left" w:pos="420"/>
            </w:tabs>
            <w:spacing w:before="60" w:line="400" w:lineRule="exact"/>
            <w:ind w:left="420" w:rightChars="-71" w:right="-149" w:hanging="420"/>
          </w:pPr>
        </w:pPrChange>
      </w:pPr>
      <w:del w:id="626" w:author="li jizhi" w:date="2026-04-28T19:44:00Z">
        <w:r w:rsidDel="00D91FF8">
          <w:rPr>
            <w:rFonts w:ascii="宋体" w:hAnsi="宋体"/>
            <w:szCs w:val="21"/>
          </w:rPr>
          <w:delText>张筑生．微分半动力系统的不变集[D]．北京：北京大学，1983．</w:delText>
        </w:r>
      </w:del>
    </w:p>
    <w:p w14:paraId="4DFE2640" w14:textId="4BA7C396" w:rsidR="004F7976" w:rsidDel="00D91FF8" w:rsidRDefault="007C19F7">
      <w:pPr>
        <w:rPr>
          <w:del w:id="627" w:author="li jizhi" w:date="2026-04-28T19:44:00Z"/>
          <w:rFonts w:ascii="宋体" w:hAnsi="宋体"/>
          <w:szCs w:val="21"/>
        </w:rPr>
        <w:pPrChange w:id="628" w:author="li jizhi" w:date="2026-04-28T19:46:00Z">
          <w:pPr>
            <w:numPr>
              <w:numId w:val="1"/>
            </w:numPr>
            <w:tabs>
              <w:tab w:val="left" w:pos="420"/>
            </w:tabs>
            <w:spacing w:before="60" w:line="400" w:lineRule="exact"/>
            <w:ind w:left="420" w:rightChars="-71" w:right="-149" w:hanging="420"/>
          </w:pPr>
        </w:pPrChange>
      </w:pPr>
      <w:del w:id="629" w:author="li jizhi" w:date="2026-04-28T19:44:00Z">
        <w:r w:rsidDel="00D91FF8">
          <w:rPr>
            <w:rFonts w:ascii="宋体" w:hAnsi="宋体"/>
            <w:szCs w:val="21"/>
          </w:rPr>
          <w:delText>冯西桥</w:delText>
        </w:r>
        <w:r w:rsidDel="00D91FF8">
          <w:rPr>
            <w:rFonts w:ascii="宋体" w:hAnsi="宋体" w:hint="eastAsia"/>
            <w:szCs w:val="21"/>
          </w:rPr>
          <w:delText>，何树延，董铎</w:delText>
        </w:r>
        <w:r w:rsidDel="00D91FF8">
          <w:rPr>
            <w:rFonts w:ascii="宋体" w:hAnsi="宋体"/>
            <w:szCs w:val="21"/>
          </w:rPr>
          <w:delText>．核反应堆管道</w:delText>
        </w:r>
        <w:r w:rsidDel="00D91FF8">
          <w:rPr>
            <w:rFonts w:ascii="宋体" w:hAnsi="宋体" w:hint="eastAsia"/>
            <w:szCs w:val="21"/>
          </w:rPr>
          <w:delText>和</w:delText>
        </w:r>
        <w:r w:rsidDel="00D91FF8">
          <w:rPr>
            <w:rFonts w:ascii="宋体" w:hAnsi="宋体"/>
            <w:szCs w:val="21"/>
          </w:rPr>
          <w:delText>压力容器的LBB分析[R]．北京：清华大学核能技术设计研究院，1997．</w:delText>
        </w:r>
      </w:del>
    </w:p>
    <w:p w14:paraId="2A0E4DB4" w14:textId="2AA2ACAB" w:rsidR="004F7976" w:rsidDel="00D91FF8" w:rsidRDefault="007C19F7">
      <w:pPr>
        <w:rPr>
          <w:del w:id="630" w:author="li jizhi" w:date="2026-04-28T19:44:00Z"/>
          <w:rFonts w:ascii="宋体" w:hAnsi="宋体"/>
          <w:szCs w:val="21"/>
        </w:rPr>
        <w:pPrChange w:id="631" w:author="li jizhi" w:date="2026-04-28T19:46:00Z">
          <w:pPr>
            <w:numPr>
              <w:numId w:val="1"/>
            </w:numPr>
            <w:tabs>
              <w:tab w:val="left" w:pos="420"/>
            </w:tabs>
            <w:spacing w:before="60" w:line="400" w:lineRule="exact"/>
            <w:ind w:left="420" w:rightChars="-71" w:right="-149" w:hanging="420"/>
          </w:pPr>
        </w:pPrChange>
      </w:pPr>
      <w:del w:id="632" w:author="li jizhi" w:date="2026-04-28T19:44:00Z">
        <w:r w:rsidDel="00D91FF8">
          <w:rPr>
            <w:rFonts w:ascii="宋体" w:hAnsi="宋体"/>
            <w:szCs w:val="21"/>
          </w:rPr>
          <w:delText>金显贺，王昌长，王忠东，等．一种用于在线检测局部放电的数字滤波技术[J]．清华大学学报（自然科学版），1993，33（4）：62-67．</w:delText>
        </w:r>
      </w:del>
    </w:p>
    <w:p w14:paraId="01C7ADD0" w14:textId="589C5494" w:rsidR="004F7976" w:rsidDel="00D91FF8" w:rsidRDefault="007C19F7">
      <w:pPr>
        <w:rPr>
          <w:del w:id="633" w:author="li jizhi" w:date="2026-04-28T19:44:00Z"/>
          <w:rFonts w:ascii="宋体" w:hAnsi="宋体"/>
          <w:szCs w:val="21"/>
        </w:rPr>
        <w:pPrChange w:id="634" w:author="li jizhi" w:date="2026-04-28T19:46:00Z">
          <w:pPr>
            <w:numPr>
              <w:numId w:val="1"/>
            </w:numPr>
            <w:tabs>
              <w:tab w:val="left" w:pos="420"/>
            </w:tabs>
            <w:spacing w:before="60" w:line="400" w:lineRule="exact"/>
            <w:ind w:left="420" w:rightChars="-71" w:right="-149" w:hanging="420"/>
          </w:pPr>
        </w:pPrChange>
      </w:pPr>
      <w:del w:id="635" w:author="li jizhi" w:date="2026-04-28T19:44:00Z">
        <w:r w:rsidDel="00D91FF8">
          <w:rPr>
            <w:rFonts w:ascii="宋体" w:hAnsi="宋体"/>
            <w:szCs w:val="21"/>
          </w:rPr>
          <w:delText>SPRIGGS G E．A history of fine grained hardmetal[J]．International Journal of Refractory Metals and Hard Materials，1995，13</w:delText>
        </w:r>
        <w:r w:rsidDel="00D91FF8">
          <w:rPr>
            <w:rFonts w:ascii="宋体" w:hAnsi="宋体" w:hint="eastAsia"/>
            <w:szCs w:val="21"/>
          </w:rPr>
          <w:delText>（5）</w:delText>
        </w:r>
        <w:r w:rsidDel="00D91FF8">
          <w:rPr>
            <w:rFonts w:ascii="宋体" w:hAnsi="宋体"/>
            <w:szCs w:val="21"/>
          </w:rPr>
          <w:delText>：241-255．</w:delText>
        </w:r>
      </w:del>
    </w:p>
    <w:p w14:paraId="6463B99C" w14:textId="4346DA02" w:rsidR="004F7976" w:rsidDel="00D91FF8" w:rsidRDefault="007C19F7">
      <w:pPr>
        <w:rPr>
          <w:del w:id="636" w:author="li jizhi" w:date="2026-04-28T19:44:00Z"/>
          <w:rFonts w:ascii="宋体" w:hAnsi="宋体"/>
          <w:szCs w:val="21"/>
        </w:rPr>
        <w:pPrChange w:id="637" w:author="li jizhi" w:date="2026-04-28T19:46:00Z">
          <w:pPr>
            <w:numPr>
              <w:numId w:val="1"/>
            </w:numPr>
            <w:tabs>
              <w:tab w:val="left" w:pos="420"/>
            </w:tabs>
            <w:spacing w:before="60" w:line="400" w:lineRule="exact"/>
            <w:ind w:left="420" w:hanging="420"/>
          </w:pPr>
        </w:pPrChange>
      </w:pPr>
      <w:del w:id="638" w:author="li jizhi" w:date="2026-04-28T19:44:00Z">
        <w:r w:rsidDel="00D91FF8">
          <w:rPr>
            <w:rFonts w:ascii="宋体" w:hAnsi="宋体"/>
            <w:szCs w:val="21"/>
          </w:rPr>
          <w:delText>姜锡洲．一种温热外敷药制备方案：881056073 [P]．1989-07-26．</w:delText>
        </w:r>
      </w:del>
    </w:p>
    <w:p w14:paraId="60D48697" w14:textId="287CD73B" w:rsidR="004F7976" w:rsidDel="00D91FF8" w:rsidRDefault="007C19F7">
      <w:pPr>
        <w:rPr>
          <w:del w:id="639" w:author="li jizhi" w:date="2026-04-28T19:44:00Z"/>
          <w:szCs w:val="21"/>
        </w:rPr>
        <w:pPrChange w:id="640" w:author="li jizhi" w:date="2026-04-28T19:46:00Z">
          <w:pPr>
            <w:spacing w:line="400" w:lineRule="exact"/>
            <w:ind w:firstLineChars="200" w:firstLine="420"/>
            <w:jc w:val="center"/>
          </w:pPr>
        </w:pPrChange>
      </w:pPr>
      <w:del w:id="641" w:author="li jizhi" w:date="2026-04-28T19:44:00Z">
        <w:r w:rsidDel="00D91FF8">
          <w:rPr>
            <w:rFonts w:hint="eastAsia"/>
            <w:szCs w:val="21"/>
          </w:rPr>
          <w:delText>（宋体五号）</w:delText>
        </w:r>
      </w:del>
    </w:p>
    <w:p w14:paraId="543C356E" w14:textId="5859BFAF" w:rsidR="004F7976" w:rsidDel="00D91FF8" w:rsidRDefault="004F7976">
      <w:pPr>
        <w:rPr>
          <w:del w:id="642" w:author="li jizhi" w:date="2026-04-28T19:44:00Z"/>
          <w:rFonts w:eastAsia="黑体"/>
          <w:sz w:val="36"/>
          <w:szCs w:val="36"/>
        </w:rPr>
        <w:pPrChange w:id="643" w:author="li jizhi" w:date="2026-04-28T19:46:00Z">
          <w:pPr>
            <w:spacing w:beforeLines="50" w:before="156" w:afterLines="50" w:after="156" w:line="400" w:lineRule="exact"/>
            <w:jc w:val="center"/>
          </w:pPr>
        </w:pPrChange>
      </w:pPr>
      <w:bookmarkStart w:id="644" w:name="_Toc177972389"/>
    </w:p>
    <w:p w14:paraId="24DAB05A" w14:textId="061B80D5" w:rsidR="004F7976" w:rsidDel="00D91FF8" w:rsidRDefault="004F7976">
      <w:pPr>
        <w:rPr>
          <w:del w:id="645" w:author="li jizhi" w:date="2026-04-28T19:44:00Z"/>
          <w:rFonts w:eastAsia="黑体"/>
          <w:sz w:val="36"/>
          <w:szCs w:val="36"/>
        </w:rPr>
        <w:pPrChange w:id="646" w:author="li jizhi" w:date="2026-04-28T19:46:00Z">
          <w:pPr>
            <w:spacing w:beforeLines="50" w:before="156" w:afterLines="50" w:after="156" w:line="400" w:lineRule="exact"/>
            <w:jc w:val="center"/>
          </w:pPr>
        </w:pPrChange>
      </w:pPr>
    </w:p>
    <w:p w14:paraId="74AC3C0B" w14:textId="682A2034" w:rsidR="004F7976" w:rsidDel="00D91FF8" w:rsidRDefault="004F7976">
      <w:pPr>
        <w:rPr>
          <w:del w:id="647" w:author="li jizhi" w:date="2026-04-28T19:44:00Z"/>
          <w:rFonts w:eastAsia="黑体"/>
          <w:sz w:val="36"/>
          <w:szCs w:val="36"/>
        </w:rPr>
        <w:pPrChange w:id="648" w:author="li jizhi" w:date="2026-04-28T19:46:00Z">
          <w:pPr>
            <w:spacing w:beforeLines="50" w:before="156" w:afterLines="50" w:after="156" w:line="400" w:lineRule="exact"/>
            <w:jc w:val="center"/>
          </w:pPr>
        </w:pPrChange>
      </w:pPr>
    </w:p>
    <w:p w14:paraId="0E88598D" w14:textId="332246E7" w:rsidR="004F7976" w:rsidDel="00D91FF8" w:rsidRDefault="004F7976">
      <w:pPr>
        <w:rPr>
          <w:del w:id="649" w:author="li jizhi" w:date="2026-04-28T19:44:00Z"/>
          <w:rFonts w:eastAsia="黑体"/>
          <w:sz w:val="36"/>
          <w:szCs w:val="36"/>
        </w:rPr>
        <w:pPrChange w:id="650" w:author="li jizhi" w:date="2026-04-28T19:46:00Z">
          <w:pPr>
            <w:spacing w:beforeLines="50" w:before="156" w:afterLines="50" w:after="156" w:line="400" w:lineRule="exact"/>
            <w:jc w:val="center"/>
          </w:pPr>
        </w:pPrChange>
      </w:pPr>
    </w:p>
    <w:p w14:paraId="1FE02AE6" w14:textId="49C811B7" w:rsidR="004F7976" w:rsidDel="00D91FF8" w:rsidRDefault="007C19F7">
      <w:pPr>
        <w:rPr>
          <w:del w:id="651" w:author="li jizhi" w:date="2026-04-28T19:44:00Z"/>
          <w:rFonts w:eastAsia="黑体"/>
          <w:b/>
          <w:sz w:val="36"/>
          <w:szCs w:val="36"/>
        </w:rPr>
        <w:pPrChange w:id="652" w:author="li jizhi" w:date="2026-04-28T19:46:00Z">
          <w:pPr>
            <w:spacing w:beforeLines="50" w:before="156" w:afterLines="50" w:after="156" w:line="400" w:lineRule="exact"/>
            <w:jc w:val="center"/>
          </w:pPr>
        </w:pPrChange>
      </w:pPr>
      <w:del w:id="653" w:author="li jizhi" w:date="2026-04-28T19:44:00Z">
        <w:r w:rsidDel="00D91FF8">
          <w:rPr>
            <w:rFonts w:eastAsia="黑体"/>
            <w:sz w:val="36"/>
            <w:szCs w:val="36"/>
          </w:rPr>
          <w:delText>致</w:delText>
        </w:r>
        <w:r w:rsidDel="00D91FF8">
          <w:rPr>
            <w:rFonts w:eastAsia="黑体" w:hint="eastAsia"/>
            <w:sz w:val="36"/>
            <w:szCs w:val="36"/>
          </w:rPr>
          <w:delText xml:space="preserve">  </w:delText>
        </w:r>
        <w:r w:rsidDel="00D91FF8">
          <w:rPr>
            <w:rFonts w:eastAsia="黑体"/>
            <w:sz w:val="36"/>
            <w:szCs w:val="36"/>
          </w:rPr>
          <w:delText>谢</w:delText>
        </w:r>
        <w:bookmarkEnd w:id="644"/>
        <w:r w:rsidDel="00D91FF8">
          <w:rPr>
            <w:rFonts w:eastAsia="宋体-18030" w:hint="eastAsia"/>
          </w:rPr>
          <w:delText xml:space="preserve"> </w:delText>
        </w:r>
        <w:r w:rsidDel="00D91FF8">
          <w:rPr>
            <w:rFonts w:eastAsia="宋体-18030" w:hint="eastAsia"/>
          </w:rPr>
          <w:delText>（黑体小二号）</w:delText>
        </w:r>
      </w:del>
    </w:p>
    <w:p w14:paraId="75DA87A1" w14:textId="434B3346" w:rsidR="004F7976" w:rsidRDefault="007C19F7">
      <w:pPr>
        <w:pPrChange w:id="654" w:author="li jizhi" w:date="2026-04-28T19:46:00Z">
          <w:pPr>
            <w:spacing w:line="400" w:lineRule="exact"/>
            <w:ind w:firstLineChars="200" w:firstLine="480"/>
          </w:pPr>
        </w:pPrChange>
      </w:pPr>
      <w:del w:id="655" w:author="li jizhi" w:date="2026-04-28T19:44:00Z">
        <w:r w:rsidDel="00D91FF8">
          <w:rPr>
            <w:rFonts w:ascii="宋体" w:hAnsi="宋体"/>
            <w:sz w:val="24"/>
          </w:rPr>
          <w:delText>××××××××××××××××××××××××××××××××××××××××</w:delText>
        </w:r>
        <w:r w:rsidDel="00D91FF8">
          <w:rPr>
            <w:rFonts w:ascii="宋体" w:hAnsi="宋体" w:hint="eastAsia"/>
            <w:sz w:val="24"/>
          </w:rPr>
          <w:delText>。（宋体小四号）</w:delText>
        </w:r>
      </w:del>
    </w:p>
    <w:sectPr w:rsidR="004F7976">
      <w:headerReference w:type="even" r:id="rId11"/>
      <w:headerReference w:type="default" r:id="rId12"/>
      <w:footerReference w:type="even" r:id="rId13"/>
      <w:footerReference w:type="default" r:id="rId14"/>
      <w:headerReference w:type="first" r:id="rId15"/>
      <w:footerReference w:type="first" r:id="rId16"/>
      <w:pgSz w:w="11906" w:h="16838"/>
      <w:pgMar w:top="1701" w:right="1531" w:bottom="1474"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3710A" w14:textId="77777777" w:rsidR="00387CAF" w:rsidRDefault="00387CAF">
      <w:r>
        <w:separator/>
      </w:r>
    </w:p>
  </w:endnote>
  <w:endnote w:type="continuationSeparator" w:id="0">
    <w:p w14:paraId="0FD1C5A0" w14:textId="77777777" w:rsidR="00387CAF" w:rsidRDefault="00387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宋体-18030">
    <w:altName w:val="宋体"/>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BCB8" w14:textId="77777777" w:rsidR="009E404B" w:rsidRDefault="009E404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F178" w14:textId="77777777" w:rsidR="004F7976" w:rsidRDefault="007C19F7">
    <w:pPr>
      <w:pStyle w:val="ab"/>
      <w:jc w:val="center"/>
    </w:pPr>
    <w:r>
      <w:fldChar w:fldCharType="begin"/>
    </w:r>
    <w:r>
      <w:instrText xml:space="preserve"> PAGE   \* MERGEFORMAT </w:instrText>
    </w:r>
    <w:r>
      <w:fldChar w:fldCharType="separate"/>
    </w:r>
    <w:r>
      <w:rPr>
        <w:lang w:val="zh-CN"/>
      </w:rP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0D72B" w14:textId="77777777" w:rsidR="009E404B" w:rsidRDefault="009E404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CE12" w14:textId="77777777" w:rsidR="00387CAF" w:rsidRDefault="00387CAF">
      <w:r>
        <w:separator/>
      </w:r>
    </w:p>
  </w:footnote>
  <w:footnote w:type="continuationSeparator" w:id="0">
    <w:p w14:paraId="206B9CBF" w14:textId="77777777" w:rsidR="00387CAF" w:rsidRDefault="00387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09F0F" w14:textId="77777777" w:rsidR="009E404B" w:rsidRDefault="009E404B">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0A803" w14:textId="77777777" w:rsidR="009E404B" w:rsidRDefault="009E404B">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9771" w14:textId="77777777" w:rsidR="009E404B" w:rsidRDefault="009E404B">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016C"/>
    <w:multiLevelType w:val="multilevel"/>
    <w:tmpl w:val="93EA0004"/>
    <w:lvl w:ilvl="0">
      <w:start w:val="1"/>
      <w:numFmt w:val="decimal"/>
      <w:lvlText w:val="第%1章"/>
      <w:lvlJc w:val="left"/>
      <w:pPr>
        <w:ind w:left="425" w:hanging="425"/>
      </w:pPr>
      <w:rPr>
        <w:rFonts w:ascii="Times New Roman" w:eastAsia="黑体" w:hAnsi="Times New Roman" w:hint="default"/>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5F772C66"/>
    <w:multiLevelType w:val="multilevel"/>
    <w:tmpl w:val="5F772C66"/>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 jizhi">
    <w15:presenceInfo w15:providerId="Windows Live" w15:userId="40afb443544b57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Y2Yjk4Yzg1MzZlY2RiMTk2ZGUyNWI1YTA1YmMwYWEifQ=="/>
  </w:docVars>
  <w:rsids>
    <w:rsidRoot w:val="00B649E3"/>
    <w:rsid w:val="000029CC"/>
    <w:rsid w:val="00004DFB"/>
    <w:rsid w:val="00010815"/>
    <w:rsid w:val="00013926"/>
    <w:rsid w:val="000142CF"/>
    <w:rsid w:val="000214BE"/>
    <w:rsid w:val="00021B2D"/>
    <w:rsid w:val="00022E13"/>
    <w:rsid w:val="00022E98"/>
    <w:rsid w:val="00024062"/>
    <w:rsid w:val="00026552"/>
    <w:rsid w:val="00027BBD"/>
    <w:rsid w:val="00031EDE"/>
    <w:rsid w:val="00036097"/>
    <w:rsid w:val="00042DDD"/>
    <w:rsid w:val="00045C73"/>
    <w:rsid w:val="0004700C"/>
    <w:rsid w:val="00047EB5"/>
    <w:rsid w:val="0005097A"/>
    <w:rsid w:val="00050C32"/>
    <w:rsid w:val="000510BA"/>
    <w:rsid w:val="00052B15"/>
    <w:rsid w:val="000604C4"/>
    <w:rsid w:val="000666CC"/>
    <w:rsid w:val="000668DB"/>
    <w:rsid w:val="00072AF8"/>
    <w:rsid w:val="000773EA"/>
    <w:rsid w:val="000801E2"/>
    <w:rsid w:val="00080ADB"/>
    <w:rsid w:val="00081D1C"/>
    <w:rsid w:val="000821A7"/>
    <w:rsid w:val="00084220"/>
    <w:rsid w:val="00085537"/>
    <w:rsid w:val="000879A8"/>
    <w:rsid w:val="00094EC3"/>
    <w:rsid w:val="00097572"/>
    <w:rsid w:val="000A6840"/>
    <w:rsid w:val="000B2721"/>
    <w:rsid w:val="000B413B"/>
    <w:rsid w:val="000B4ACE"/>
    <w:rsid w:val="000D18A5"/>
    <w:rsid w:val="000D71CE"/>
    <w:rsid w:val="000E0102"/>
    <w:rsid w:val="000F1DAC"/>
    <w:rsid w:val="000F2055"/>
    <w:rsid w:val="000F5C6E"/>
    <w:rsid w:val="000F7380"/>
    <w:rsid w:val="000F774B"/>
    <w:rsid w:val="00100E45"/>
    <w:rsid w:val="001022A1"/>
    <w:rsid w:val="0010551E"/>
    <w:rsid w:val="001140E2"/>
    <w:rsid w:val="001157F9"/>
    <w:rsid w:val="0011584D"/>
    <w:rsid w:val="001160F0"/>
    <w:rsid w:val="001169B3"/>
    <w:rsid w:val="00116F19"/>
    <w:rsid w:val="00124577"/>
    <w:rsid w:val="00126C9E"/>
    <w:rsid w:val="00131B9B"/>
    <w:rsid w:val="0013770C"/>
    <w:rsid w:val="001406C0"/>
    <w:rsid w:val="00140C1A"/>
    <w:rsid w:val="001422B3"/>
    <w:rsid w:val="00144AF9"/>
    <w:rsid w:val="00144D13"/>
    <w:rsid w:val="00150734"/>
    <w:rsid w:val="0015550D"/>
    <w:rsid w:val="00160FA2"/>
    <w:rsid w:val="00164D3D"/>
    <w:rsid w:val="00165BD8"/>
    <w:rsid w:val="00167663"/>
    <w:rsid w:val="00167978"/>
    <w:rsid w:val="001726F2"/>
    <w:rsid w:val="001836A7"/>
    <w:rsid w:val="00191AFF"/>
    <w:rsid w:val="00192434"/>
    <w:rsid w:val="001A001B"/>
    <w:rsid w:val="001A2CCF"/>
    <w:rsid w:val="001A6A63"/>
    <w:rsid w:val="001C1094"/>
    <w:rsid w:val="001C296F"/>
    <w:rsid w:val="001C3F72"/>
    <w:rsid w:val="001C49FF"/>
    <w:rsid w:val="001C5912"/>
    <w:rsid w:val="001C630F"/>
    <w:rsid w:val="001C7FAF"/>
    <w:rsid w:val="001E3AB0"/>
    <w:rsid w:val="001E5C7A"/>
    <w:rsid w:val="001E7D49"/>
    <w:rsid w:val="001F0FD1"/>
    <w:rsid w:val="001F2A3B"/>
    <w:rsid w:val="0020104F"/>
    <w:rsid w:val="002016AB"/>
    <w:rsid w:val="002032AE"/>
    <w:rsid w:val="0020616C"/>
    <w:rsid w:val="00210E47"/>
    <w:rsid w:val="0021295F"/>
    <w:rsid w:val="00231E9A"/>
    <w:rsid w:val="0023224B"/>
    <w:rsid w:val="0024328E"/>
    <w:rsid w:val="00246D38"/>
    <w:rsid w:val="00247986"/>
    <w:rsid w:val="00247D2E"/>
    <w:rsid w:val="00247F24"/>
    <w:rsid w:val="002519AD"/>
    <w:rsid w:val="00264377"/>
    <w:rsid w:val="00265595"/>
    <w:rsid w:val="00266BF8"/>
    <w:rsid w:val="0027441C"/>
    <w:rsid w:val="00281826"/>
    <w:rsid w:val="0028203E"/>
    <w:rsid w:val="002951C8"/>
    <w:rsid w:val="002975E0"/>
    <w:rsid w:val="002A3923"/>
    <w:rsid w:val="002A4A19"/>
    <w:rsid w:val="002A555F"/>
    <w:rsid w:val="002B0B27"/>
    <w:rsid w:val="002B0B50"/>
    <w:rsid w:val="002B1D1A"/>
    <w:rsid w:val="002B4EFE"/>
    <w:rsid w:val="002C4539"/>
    <w:rsid w:val="002C5B8C"/>
    <w:rsid w:val="002D2B1E"/>
    <w:rsid w:val="002D47AB"/>
    <w:rsid w:val="002D5C0E"/>
    <w:rsid w:val="002E065D"/>
    <w:rsid w:val="002E0F19"/>
    <w:rsid w:val="002F0354"/>
    <w:rsid w:val="002F1192"/>
    <w:rsid w:val="002F29CE"/>
    <w:rsid w:val="002F30D5"/>
    <w:rsid w:val="00303301"/>
    <w:rsid w:val="00306300"/>
    <w:rsid w:val="00312BF1"/>
    <w:rsid w:val="0031356B"/>
    <w:rsid w:val="00317550"/>
    <w:rsid w:val="00320C3D"/>
    <w:rsid w:val="003259DF"/>
    <w:rsid w:val="00332780"/>
    <w:rsid w:val="00340ABE"/>
    <w:rsid w:val="00342FF4"/>
    <w:rsid w:val="00344285"/>
    <w:rsid w:val="00345F0C"/>
    <w:rsid w:val="00346963"/>
    <w:rsid w:val="00346B44"/>
    <w:rsid w:val="00351CA7"/>
    <w:rsid w:val="003543A6"/>
    <w:rsid w:val="00354D2C"/>
    <w:rsid w:val="00355981"/>
    <w:rsid w:val="003722DC"/>
    <w:rsid w:val="00374135"/>
    <w:rsid w:val="00375CB7"/>
    <w:rsid w:val="0038001B"/>
    <w:rsid w:val="00380ED8"/>
    <w:rsid w:val="003827FF"/>
    <w:rsid w:val="00386749"/>
    <w:rsid w:val="00387CAF"/>
    <w:rsid w:val="00390952"/>
    <w:rsid w:val="00390A29"/>
    <w:rsid w:val="00391623"/>
    <w:rsid w:val="003946B8"/>
    <w:rsid w:val="003977F2"/>
    <w:rsid w:val="003B0672"/>
    <w:rsid w:val="003B285B"/>
    <w:rsid w:val="003B4A82"/>
    <w:rsid w:val="003C0D9F"/>
    <w:rsid w:val="003C1517"/>
    <w:rsid w:val="003C281A"/>
    <w:rsid w:val="003C41F2"/>
    <w:rsid w:val="003C515A"/>
    <w:rsid w:val="003D0086"/>
    <w:rsid w:val="003D2F22"/>
    <w:rsid w:val="003D3E95"/>
    <w:rsid w:val="003D71C6"/>
    <w:rsid w:val="003E0BC5"/>
    <w:rsid w:val="003E1FE7"/>
    <w:rsid w:val="003E2D97"/>
    <w:rsid w:val="003E511F"/>
    <w:rsid w:val="003E5842"/>
    <w:rsid w:val="003F2EDF"/>
    <w:rsid w:val="003F5854"/>
    <w:rsid w:val="003F6323"/>
    <w:rsid w:val="00401B04"/>
    <w:rsid w:val="0040403A"/>
    <w:rsid w:val="00406FE7"/>
    <w:rsid w:val="0041083D"/>
    <w:rsid w:val="0041122D"/>
    <w:rsid w:val="00411D7B"/>
    <w:rsid w:val="00412F22"/>
    <w:rsid w:val="004134E1"/>
    <w:rsid w:val="00413FEC"/>
    <w:rsid w:val="0041445E"/>
    <w:rsid w:val="0041766B"/>
    <w:rsid w:val="00421108"/>
    <w:rsid w:val="00421DEC"/>
    <w:rsid w:val="00422316"/>
    <w:rsid w:val="00430914"/>
    <w:rsid w:val="0043240B"/>
    <w:rsid w:val="00434F2B"/>
    <w:rsid w:val="00435C07"/>
    <w:rsid w:val="004408B6"/>
    <w:rsid w:val="00440D59"/>
    <w:rsid w:val="004427B1"/>
    <w:rsid w:val="004430CB"/>
    <w:rsid w:val="0044336D"/>
    <w:rsid w:val="004435F6"/>
    <w:rsid w:val="0045049E"/>
    <w:rsid w:val="00452201"/>
    <w:rsid w:val="00453BA6"/>
    <w:rsid w:val="004607EC"/>
    <w:rsid w:val="0046399F"/>
    <w:rsid w:val="00463DCB"/>
    <w:rsid w:val="00466BC3"/>
    <w:rsid w:val="00470E52"/>
    <w:rsid w:val="004733C1"/>
    <w:rsid w:val="00473554"/>
    <w:rsid w:val="0047368A"/>
    <w:rsid w:val="00476A11"/>
    <w:rsid w:val="004839E0"/>
    <w:rsid w:val="00484359"/>
    <w:rsid w:val="00491211"/>
    <w:rsid w:val="00491E01"/>
    <w:rsid w:val="00492420"/>
    <w:rsid w:val="004951FB"/>
    <w:rsid w:val="004A01E6"/>
    <w:rsid w:val="004A0844"/>
    <w:rsid w:val="004B0625"/>
    <w:rsid w:val="004B5C09"/>
    <w:rsid w:val="004B5F0D"/>
    <w:rsid w:val="004B5F8E"/>
    <w:rsid w:val="004C046C"/>
    <w:rsid w:val="004C511F"/>
    <w:rsid w:val="004D6214"/>
    <w:rsid w:val="004D6B72"/>
    <w:rsid w:val="004E220A"/>
    <w:rsid w:val="004F0908"/>
    <w:rsid w:val="004F44D7"/>
    <w:rsid w:val="004F4789"/>
    <w:rsid w:val="004F65AE"/>
    <w:rsid w:val="004F78B6"/>
    <w:rsid w:val="004F7976"/>
    <w:rsid w:val="005004AD"/>
    <w:rsid w:val="00502B1B"/>
    <w:rsid w:val="00502EF4"/>
    <w:rsid w:val="005107DF"/>
    <w:rsid w:val="00514BC5"/>
    <w:rsid w:val="005163F9"/>
    <w:rsid w:val="00522E5A"/>
    <w:rsid w:val="0054051C"/>
    <w:rsid w:val="00542EC7"/>
    <w:rsid w:val="00553F8F"/>
    <w:rsid w:val="00556786"/>
    <w:rsid w:val="00556DA1"/>
    <w:rsid w:val="005574DE"/>
    <w:rsid w:val="00571180"/>
    <w:rsid w:val="00571441"/>
    <w:rsid w:val="00571906"/>
    <w:rsid w:val="00573CEA"/>
    <w:rsid w:val="0057580D"/>
    <w:rsid w:val="005775D7"/>
    <w:rsid w:val="0058507D"/>
    <w:rsid w:val="0058729F"/>
    <w:rsid w:val="00591056"/>
    <w:rsid w:val="00597B58"/>
    <w:rsid w:val="005A07F0"/>
    <w:rsid w:val="005A6FED"/>
    <w:rsid w:val="005B16B9"/>
    <w:rsid w:val="005B24E5"/>
    <w:rsid w:val="005B4534"/>
    <w:rsid w:val="005B494D"/>
    <w:rsid w:val="005C287E"/>
    <w:rsid w:val="005C2C89"/>
    <w:rsid w:val="005D47CC"/>
    <w:rsid w:val="005D5705"/>
    <w:rsid w:val="005D7F05"/>
    <w:rsid w:val="005E1A63"/>
    <w:rsid w:val="005E3BA6"/>
    <w:rsid w:val="005E5427"/>
    <w:rsid w:val="005F0715"/>
    <w:rsid w:val="00600596"/>
    <w:rsid w:val="00603943"/>
    <w:rsid w:val="00605FCA"/>
    <w:rsid w:val="006067A4"/>
    <w:rsid w:val="006125FF"/>
    <w:rsid w:val="006156B2"/>
    <w:rsid w:val="00615E6B"/>
    <w:rsid w:val="00615F26"/>
    <w:rsid w:val="00617794"/>
    <w:rsid w:val="006200A1"/>
    <w:rsid w:val="00620A2E"/>
    <w:rsid w:val="00621177"/>
    <w:rsid w:val="006216FF"/>
    <w:rsid w:val="00621FC2"/>
    <w:rsid w:val="00622306"/>
    <w:rsid w:val="00625DEA"/>
    <w:rsid w:val="00626A17"/>
    <w:rsid w:val="00627E65"/>
    <w:rsid w:val="00632208"/>
    <w:rsid w:val="006400FD"/>
    <w:rsid w:val="006446B7"/>
    <w:rsid w:val="00645CE9"/>
    <w:rsid w:val="00646503"/>
    <w:rsid w:val="0065540E"/>
    <w:rsid w:val="006614A5"/>
    <w:rsid w:val="00661E8A"/>
    <w:rsid w:val="0066576A"/>
    <w:rsid w:val="00665E58"/>
    <w:rsid w:val="0068127A"/>
    <w:rsid w:val="00683F82"/>
    <w:rsid w:val="00685974"/>
    <w:rsid w:val="00685DC2"/>
    <w:rsid w:val="00686927"/>
    <w:rsid w:val="00692708"/>
    <w:rsid w:val="00694F41"/>
    <w:rsid w:val="006964E5"/>
    <w:rsid w:val="006A3FD4"/>
    <w:rsid w:val="006A69FE"/>
    <w:rsid w:val="006A7A60"/>
    <w:rsid w:val="006B4EC6"/>
    <w:rsid w:val="006B7ADB"/>
    <w:rsid w:val="006C5761"/>
    <w:rsid w:val="006D42CC"/>
    <w:rsid w:val="006E2C8D"/>
    <w:rsid w:val="006E2DDB"/>
    <w:rsid w:val="006E5383"/>
    <w:rsid w:val="006E7632"/>
    <w:rsid w:val="007000D0"/>
    <w:rsid w:val="007017DF"/>
    <w:rsid w:val="00701C51"/>
    <w:rsid w:val="00703097"/>
    <w:rsid w:val="00712793"/>
    <w:rsid w:val="007127B1"/>
    <w:rsid w:val="007143ED"/>
    <w:rsid w:val="00716C7A"/>
    <w:rsid w:val="00720351"/>
    <w:rsid w:val="00726298"/>
    <w:rsid w:val="0072771C"/>
    <w:rsid w:val="00727AD1"/>
    <w:rsid w:val="00732684"/>
    <w:rsid w:val="00734C64"/>
    <w:rsid w:val="007366C6"/>
    <w:rsid w:val="00736F67"/>
    <w:rsid w:val="00743CC8"/>
    <w:rsid w:val="00745E7D"/>
    <w:rsid w:val="00747B00"/>
    <w:rsid w:val="00752E13"/>
    <w:rsid w:val="00763733"/>
    <w:rsid w:val="0076520B"/>
    <w:rsid w:val="00771448"/>
    <w:rsid w:val="007736BF"/>
    <w:rsid w:val="00782888"/>
    <w:rsid w:val="00782A1B"/>
    <w:rsid w:val="00785AEE"/>
    <w:rsid w:val="0079258B"/>
    <w:rsid w:val="007944CD"/>
    <w:rsid w:val="00794CAD"/>
    <w:rsid w:val="007A3B14"/>
    <w:rsid w:val="007B05AB"/>
    <w:rsid w:val="007B1A1E"/>
    <w:rsid w:val="007B380D"/>
    <w:rsid w:val="007B3DC5"/>
    <w:rsid w:val="007C19F7"/>
    <w:rsid w:val="007C205C"/>
    <w:rsid w:val="007C5152"/>
    <w:rsid w:val="007C5B09"/>
    <w:rsid w:val="007D039B"/>
    <w:rsid w:val="007D0DEF"/>
    <w:rsid w:val="007D1330"/>
    <w:rsid w:val="007D42FC"/>
    <w:rsid w:val="007D6198"/>
    <w:rsid w:val="007E0DF9"/>
    <w:rsid w:val="007E2C72"/>
    <w:rsid w:val="007F053C"/>
    <w:rsid w:val="007F3582"/>
    <w:rsid w:val="007F4023"/>
    <w:rsid w:val="008043F9"/>
    <w:rsid w:val="00807D34"/>
    <w:rsid w:val="0081304C"/>
    <w:rsid w:val="00815F09"/>
    <w:rsid w:val="00820165"/>
    <w:rsid w:val="00821168"/>
    <w:rsid w:val="00822429"/>
    <w:rsid w:val="00822910"/>
    <w:rsid w:val="008276BF"/>
    <w:rsid w:val="00827A3A"/>
    <w:rsid w:val="00830203"/>
    <w:rsid w:val="008309EA"/>
    <w:rsid w:val="00832D6F"/>
    <w:rsid w:val="00843D0B"/>
    <w:rsid w:val="008458E2"/>
    <w:rsid w:val="00846965"/>
    <w:rsid w:val="00846B6D"/>
    <w:rsid w:val="00854303"/>
    <w:rsid w:val="0085467A"/>
    <w:rsid w:val="008548D2"/>
    <w:rsid w:val="00856466"/>
    <w:rsid w:val="00861606"/>
    <w:rsid w:val="00862DAE"/>
    <w:rsid w:val="0086738A"/>
    <w:rsid w:val="0087196D"/>
    <w:rsid w:val="00871B27"/>
    <w:rsid w:val="00871D20"/>
    <w:rsid w:val="00876A8E"/>
    <w:rsid w:val="00886D60"/>
    <w:rsid w:val="008A201E"/>
    <w:rsid w:val="008A347B"/>
    <w:rsid w:val="008A7112"/>
    <w:rsid w:val="008B09D4"/>
    <w:rsid w:val="008B0B86"/>
    <w:rsid w:val="008B1AC3"/>
    <w:rsid w:val="008B24C0"/>
    <w:rsid w:val="008B6EE0"/>
    <w:rsid w:val="008B761C"/>
    <w:rsid w:val="008C0CD4"/>
    <w:rsid w:val="008D0BBC"/>
    <w:rsid w:val="008D0F94"/>
    <w:rsid w:val="008D3D9D"/>
    <w:rsid w:val="008D6C2C"/>
    <w:rsid w:val="008E21EF"/>
    <w:rsid w:val="008E2FDC"/>
    <w:rsid w:val="008E40A7"/>
    <w:rsid w:val="008F066E"/>
    <w:rsid w:val="008F527F"/>
    <w:rsid w:val="008F6AC8"/>
    <w:rsid w:val="0091055F"/>
    <w:rsid w:val="00910D2B"/>
    <w:rsid w:val="009130DE"/>
    <w:rsid w:val="0092116A"/>
    <w:rsid w:val="00934825"/>
    <w:rsid w:val="00935C0D"/>
    <w:rsid w:val="00946157"/>
    <w:rsid w:val="00946303"/>
    <w:rsid w:val="00954DA6"/>
    <w:rsid w:val="009559AB"/>
    <w:rsid w:val="009654A2"/>
    <w:rsid w:val="009661F5"/>
    <w:rsid w:val="0096690F"/>
    <w:rsid w:val="00971366"/>
    <w:rsid w:val="00975FB1"/>
    <w:rsid w:val="00982C9C"/>
    <w:rsid w:val="00982FE0"/>
    <w:rsid w:val="00983EDA"/>
    <w:rsid w:val="00986198"/>
    <w:rsid w:val="009863F6"/>
    <w:rsid w:val="00987125"/>
    <w:rsid w:val="009875B3"/>
    <w:rsid w:val="00992304"/>
    <w:rsid w:val="00993610"/>
    <w:rsid w:val="009A0297"/>
    <w:rsid w:val="009A24A8"/>
    <w:rsid w:val="009A3400"/>
    <w:rsid w:val="009A4F54"/>
    <w:rsid w:val="009B6174"/>
    <w:rsid w:val="009C37BB"/>
    <w:rsid w:val="009C3CAB"/>
    <w:rsid w:val="009C56B9"/>
    <w:rsid w:val="009C7C99"/>
    <w:rsid w:val="009D5932"/>
    <w:rsid w:val="009D5A5B"/>
    <w:rsid w:val="009D761C"/>
    <w:rsid w:val="009E09D7"/>
    <w:rsid w:val="009E404B"/>
    <w:rsid w:val="009E519D"/>
    <w:rsid w:val="009E58F9"/>
    <w:rsid w:val="009E704D"/>
    <w:rsid w:val="009E7FD2"/>
    <w:rsid w:val="009F3CE7"/>
    <w:rsid w:val="009F5140"/>
    <w:rsid w:val="009F5C2A"/>
    <w:rsid w:val="009F6498"/>
    <w:rsid w:val="00A105F6"/>
    <w:rsid w:val="00A108C9"/>
    <w:rsid w:val="00A13121"/>
    <w:rsid w:val="00A249CC"/>
    <w:rsid w:val="00A31778"/>
    <w:rsid w:val="00A34F32"/>
    <w:rsid w:val="00A40D47"/>
    <w:rsid w:val="00A5117A"/>
    <w:rsid w:val="00A525BE"/>
    <w:rsid w:val="00A52680"/>
    <w:rsid w:val="00A57CA7"/>
    <w:rsid w:val="00A82240"/>
    <w:rsid w:val="00A863CE"/>
    <w:rsid w:val="00A86939"/>
    <w:rsid w:val="00A86CC6"/>
    <w:rsid w:val="00A879E4"/>
    <w:rsid w:val="00A92869"/>
    <w:rsid w:val="00A92921"/>
    <w:rsid w:val="00A94DD3"/>
    <w:rsid w:val="00A97E98"/>
    <w:rsid w:val="00AA36D1"/>
    <w:rsid w:val="00AA3F79"/>
    <w:rsid w:val="00AA4145"/>
    <w:rsid w:val="00AA4F89"/>
    <w:rsid w:val="00AA507F"/>
    <w:rsid w:val="00AB2F2D"/>
    <w:rsid w:val="00AB311F"/>
    <w:rsid w:val="00AB4C01"/>
    <w:rsid w:val="00AC0723"/>
    <w:rsid w:val="00AC51DC"/>
    <w:rsid w:val="00AD1121"/>
    <w:rsid w:val="00AD161D"/>
    <w:rsid w:val="00AD4368"/>
    <w:rsid w:val="00AD5340"/>
    <w:rsid w:val="00AE0500"/>
    <w:rsid w:val="00AE43E2"/>
    <w:rsid w:val="00AF1D5A"/>
    <w:rsid w:val="00AF72DA"/>
    <w:rsid w:val="00B01D59"/>
    <w:rsid w:val="00B1055C"/>
    <w:rsid w:val="00B2268A"/>
    <w:rsid w:val="00B229A1"/>
    <w:rsid w:val="00B401A4"/>
    <w:rsid w:val="00B43263"/>
    <w:rsid w:val="00B43C54"/>
    <w:rsid w:val="00B44500"/>
    <w:rsid w:val="00B445F6"/>
    <w:rsid w:val="00B50345"/>
    <w:rsid w:val="00B60221"/>
    <w:rsid w:val="00B649E3"/>
    <w:rsid w:val="00B65FC3"/>
    <w:rsid w:val="00B87F8F"/>
    <w:rsid w:val="00BA6D5D"/>
    <w:rsid w:val="00BB1A29"/>
    <w:rsid w:val="00BB6504"/>
    <w:rsid w:val="00BC281A"/>
    <w:rsid w:val="00BC45E3"/>
    <w:rsid w:val="00BD473C"/>
    <w:rsid w:val="00BD589F"/>
    <w:rsid w:val="00BD636F"/>
    <w:rsid w:val="00BE125E"/>
    <w:rsid w:val="00BE1661"/>
    <w:rsid w:val="00BE41A8"/>
    <w:rsid w:val="00BE5EF1"/>
    <w:rsid w:val="00BE6CE5"/>
    <w:rsid w:val="00BF042C"/>
    <w:rsid w:val="00BF301C"/>
    <w:rsid w:val="00BF5FB0"/>
    <w:rsid w:val="00C00389"/>
    <w:rsid w:val="00C0138F"/>
    <w:rsid w:val="00C05E06"/>
    <w:rsid w:val="00C15623"/>
    <w:rsid w:val="00C229A6"/>
    <w:rsid w:val="00C22D4C"/>
    <w:rsid w:val="00C46B58"/>
    <w:rsid w:val="00C47534"/>
    <w:rsid w:val="00C63A8A"/>
    <w:rsid w:val="00C6677F"/>
    <w:rsid w:val="00C73877"/>
    <w:rsid w:val="00C75AE3"/>
    <w:rsid w:val="00C82960"/>
    <w:rsid w:val="00C82970"/>
    <w:rsid w:val="00C82D75"/>
    <w:rsid w:val="00C83815"/>
    <w:rsid w:val="00C8405B"/>
    <w:rsid w:val="00C905EA"/>
    <w:rsid w:val="00C90A4C"/>
    <w:rsid w:val="00C90E32"/>
    <w:rsid w:val="00C946B8"/>
    <w:rsid w:val="00CA60CC"/>
    <w:rsid w:val="00CC35F5"/>
    <w:rsid w:val="00CC7363"/>
    <w:rsid w:val="00CD6DB5"/>
    <w:rsid w:val="00CE1220"/>
    <w:rsid w:val="00CF003C"/>
    <w:rsid w:val="00CF1801"/>
    <w:rsid w:val="00CF380D"/>
    <w:rsid w:val="00CF5609"/>
    <w:rsid w:val="00CF57D9"/>
    <w:rsid w:val="00D03C91"/>
    <w:rsid w:val="00D051B5"/>
    <w:rsid w:val="00D07AFC"/>
    <w:rsid w:val="00D07F2B"/>
    <w:rsid w:val="00D17B35"/>
    <w:rsid w:val="00D23B0D"/>
    <w:rsid w:val="00D271B1"/>
    <w:rsid w:val="00D33B26"/>
    <w:rsid w:val="00D37349"/>
    <w:rsid w:val="00D443EF"/>
    <w:rsid w:val="00D447F4"/>
    <w:rsid w:val="00D46221"/>
    <w:rsid w:val="00D6327D"/>
    <w:rsid w:val="00D63D7B"/>
    <w:rsid w:val="00D64305"/>
    <w:rsid w:val="00D73271"/>
    <w:rsid w:val="00D76713"/>
    <w:rsid w:val="00D85AEF"/>
    <w:rsid w:val="00D866EA"/>
    <w:rsid w:val="00D87EF8"/>
    <w:rsid w:val="00D91FF8"/>
    <w:rsid w:val="00D92418"/>
    <w:rsid w:val="00D9431D"/>
    <w:rsid w:val="00D95B45"/>
    <w:rsid w:val="00D96FB3"/>
    <w:rsid w:val="00DA17CA"/>
    <w:rsid w:val="00DA3120"/>
    <w:rsid w:val="00DA32FF"/>
    <w:rsid w:val="00DA3BF1"/>
    <w:rsid w:val="00DA48BF"/>
    <w:rsid w:val="00DA6D03"/>
    <w:rsid w:val="00DA74F7"/>
    <w:rsid w:val="00DB12F2"/>
    <w:rsid w:val="00DB36CE"/>
    <w:rsid w:val="00DB38A3"/>
    <w:rsid w:val="00DC351A"/>
    <w:rsid w:val="00DC6E41"/>
    <w:rsid w:val="00DC7D64"/>
    <w:rsid w:val="00DD07BF"/>
    <w:rsid w:val="00DD3EB9"/>
    <w:rsid w:val="00DD3F1D"/>
    <w:rsid w:val="00DD4DD7"/>
    <w:rsid w:val="00DD4E5F"/>
    <w:rsid w:val="00DD5673"/>
    <w:rsid w:val="00DD6236"/>
    <w:rsid w:val="00DE1142"/>
    <w:rsid w:val="00DE3C4A"/>
    <w:rsid w:val="00DE5A88"/>
    <w:rsid w:val="00DE644E"/>
    <w:rsid w:val="00DF0291"/>
    <w:rsid w:val="00DF45E0"/>
    <w:rsid w:val="00DF7E5E"/>
    <w:rsid w:val="00E10D16"/>
    <w:rsid w:val="00E113CA"/>
    <w:rsid w:val="00E13E4A"/>
    <w:rsid w:val="00E151BE"/>
    <w:rsid w:val="00E2158A"/>
    <w:rsid w:val="00E25A87"/>
    <w:rsid w:val="00E3165C"/>
    <w:rsid w:val="00E36C3E"/>
    <w:rsid w:val="00E42EE1"/>
    <w:rsid w:val="00E4380F"/>
    <w:rsid w:val="00E468B4"/>
    <w:rsid w:val="00E47A0B"/>
    <w:rsid w:val="00E53EBE"/>
    <w:rsid w:val="00E618BF"/>
    <w:rsid w:val="00E618C5"/>
    <w:rsid w:val="00E6441E"/>
    <w:rsid w:val="00E66895"/>
    <w:rsid w:val="00E73C5C"/>
    <w:rsid w:val="00E74079"/>
    <w:rsid w:val="00E75664"/>
    <w:rsid w:val="00E77164"/>
    <w:rsid w:val="00E80037"/>
    <w:rsid w:val="00E80BB0"/>
    <w:rsid w:val="00E8101C"/>
    <w:rsid w:val="00E85C60"/>
    <w:rsid w:val="00E86EBE"/>
    <w:rsid w:val="00E91185"/>
    <w:rsid w:val="00E92B04"/>
    <w:rsid w:val="00E92D3D"/>
    <w:rsid w:val="00EA062B"/>
    <w:rsid w:val="00EA0B51"/>
    <w:rsid w:val="00EA0D29"/>
    <w:rsid w:val="00EA19CF"/>
    <w:rsid w:val="00EA4787"/>
    <w:rsid w:val="00EB54B7"/>
    <w:rsid w:val="00EB6F0D"/>
    <w:rsid w:val="00EC0AD6"/>
    <w:rsid w:val="00EC1C07"/>
    <w:rsid w:val="00EC4FC2"/>
    <w:rsid w:val="00ED2876"/>
    <w:rsid w:val="00ED32AA"/>
    <w:rsid w:val="00EE15CF"/>
    <w:rsid w:val="00EE33EA"/>
    <w:rsid w:val="00EE6A4C"/>
    <w:rsid w:val="00EF07DC"/>
    <w:rsid w:val="00EF527C"/>
    <w:rsid w:val="00F00C5E"/>
    <w:rsid w:val="00F01056"/>
    <w:rsid w:val="00F17D4C"/>
    <w:rsid w:val="00F21A14"/>
    <w:rsid w:val="00F25973"/>
    <w:rsid w:val="00F25F9E"/>
    <w:rsid w:val="00F331D8"/>
    <w:rsid w:val="00F33D4B"/>
    <w:rsid w:val="00F3507F"/>
    <w:rsid w:val="00F42E4B"/>
    <w:rsid w:val="00F46900"/>
    <w:rsid w:val="00F51D90"/>
    <w:rsid w:val="00F57ABD"/>
    <w:rsid w:val="00F63357"/>
    <w:rsid w:val="00F636D4"/>
    <w:rsid w:val="00F63BEC"/>
    <w:rsid w:val="00F6555F"/>
    <w:rsid w:val="00F71DA4"/>
    <w:rsid w:val="00F72225"/>
    <w:rsid w:val="00F73100"/>
    <w:rsid w:val="00F7311B"/>
    <w:rsid w:val="00F73407"/>
    <w:rsid w:val="00F7343A"/>
    <w:rsid w:val="00F812AD"/>
    <w:rsid w:val="00F83611"/>
    <w:rsid w:val="00F84C4A"/>
    <w:rsid w:val="00F90FC4"/>
    <w:rsid w:val="00F92EA4"/>
    <w:rsid w:val="00F95D10"/>
    <w:rsid w:val="00F96A50"/>
    <w:rsid w:val="00FA236B"/>
    <w:rsid w:val="00FA76B5"/>
    <w:rsid w:val="00FB1824"/>
    <w:rsid w:val="00FB2E48"/>
    <w:rsid w:val="00FB33FE"/>
    <w:rsid w:val="00FB437B"/>
    <w:rsid w:val="00FB647B"/>
    <w:rsid w:val="00FC431B"/>
    <w:rsid w:val="00FD7783"/>
    <w:rsid w:val="00FE0916"/>
    <w:rsid w:val="00FE3B0C"/>
    <w:rsid w:val="00FE3CA5"/>
    <w:rsid w:val="00FE479A"/>
    <w:rsid w:val="00FE7668"/>
    <w:rsid w:val="00FE7DFD"/>
    <w:rsid w:val="00FF28A0"/>
    <w:rsid w:val="00FF465B"/>
    <w:rsid w:val="00FF782D"/>
    <w:rsid w:val="01D32DCE"/>
    <w:rsid w:val="18FF0689"/>
    <w:rsid w:val="1D840FC9"/>
    <w:rsid w:val="234822FE"/>
    <w:rsid w:val="289F2624"/>
    <w:rsid w:val="2F9E360A"/>
    <w:rsid w:val="42EA4A70"/>
    <w:rsid w:val="57C956CF"/>
    <w:rsid w:val="5BDD2CF3"/>
    <w:rsid w:val="5D7423F0"/>
    <w:rsid w:val="794D4DC9"/>
    <w:rsid w:val="7AE20C32"/>
    <w:rsid w:val="7EF02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B117AE"/>
  <w15:docId w15:val="{70822F88-824A-40E6-803D-31DD4F23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keepNext/>
      <w:keepLines/>
      <w:spacing w:before="260" w:after="260" w:line="416" w:lineRule="auto"/>
      <w:outlineLvl w:val="2"/>
    </w:pPr>
    <w:rPr>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kern w:val="0"/>
      <w:sz w:val="20"/>
    </w:rPr>
  </w:style>
  <w:style w:type="paragraph" w:styleId="a5">
    <w:name w:val="Salutation"/>
    <w:basedOn w:val="a"/>
    <w:next w:val="a"/>
    <w:link w:val="a6"/>
    <w:qFormat/>
    <w:rPr>
      <w:rFonts w:eastAsia="黑体"/>
      <w:kern w:val="0"/>
      <w:sz w:val="24"/>
      <w:szCs w:val="20"/>
    </w:rPr>
  </w:style>
  <w:style w:type="paragraph" w:styleId="a7">
    <w:name w:val="Plain Text"/>
    <w:basedOn w:val="a"/>
    <w:link w:val="a8"/>
    <w:qFormat/>
    <w:rPr>
      <w:rFonts w:ascii="宋体" w:hAnsi="Courier New"/>
      <w:kern w:val="0"/>
      <w:sz w:val="20"/>
      <w:szCs w:val="21"/>
    </w:rPr>
  </w:style>
  <w:style w:type="paragraph" w:styleId="a9">
    <w:name w:val="Balloon Text"/>
    <w:basedOn w:val="a"/>
    <w:link w:val="aa"/>
    <w:qFormat/>
    <w:rPr>
      <w:kern w:val="0"/>
      <w:sz w:val="18"/>
      <w:szCs w:val="18"/>
    </w:rPr>
  </w:style>
  <w:style w:type="paragraph" w:styleId="ab">
    <w:name w:val="footer"/>
    <w:basedOn w:val="a"/>
    <w:link w:val="ac"/>
    <w:uiPriority w:val="99"/>
    <w:qFormat/>
    <w:pPr>
      <w:tabs>
        <w:tab w:val="center" w:pos="4153"/>
        <w:tab w:val="right" w:pos="8306"/>
      </w:tabs>
      <w:snapToGrid w:val="0"/>
      <w:jc w:val="left"/>
    </w:pPr>
    <w:rPr>
      <w:kern w:val="0"/>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9180"/>
        <w:tab w:val="right" w:leader="middleDot" w:pos="9240"/>
      </w:tabs>
      <w:spacing w:line="360" w:lineRule="auto"/>
    </w:pPr>
    <w:rPr>
      <w:sz w:val="24"/>
    </w:rPr>
  </w:style>
  <w:style w:type="paragraph" w:styleId="af">
    <w:name w:val="annotation subject"/>
    <w:basedOn w:val="a3"/>
    <w:next w:val="a3"/>
    <w:link w:val="af0"/>
    <w:uiPriority w:val="99"/>
    <w:unhideWhenUsed/>
    <w:qFormat/>
    <w:rPr>
      <w:b/>
      <w:bCs/>
      <w:kern w:val="2"/>
      <w:sz w:val="21"/>
    </w:rPr>
  </w:style>
  <w:style w:type="table" w:styleId="af1">
    <w:name w:val="Table Grid"/>
    <w:basedOn w:val="a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uiPriority w:val="99"/>
    <w:qFormat/>
    <w:rPr>
      <w:color w:val="000000"/>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rFonts w:ascii="Times New Roman" w:hAnsi="Times New Roman"/>
      <w:b/>
      <w:bCs/>
      <w:kern w:val="44"/>
      <w:sz w:val="44"/>
      <w:szCs w:val="44"/>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a4">
    <w:name w:val="批注文字 字符"/>
    <w:link w:val="a3"/>
    <w:qFormat/>
    <w:rPr>
      <w:rFonts w:ascii="Times New Roman" w:eastAsia="宋体" w:hAnsi="Times New Roman" w:cs="Times New Roman"/>
      <w:szCs w:val="24"/>
    </w:rPr>
  </w:style>
  <w:style w:type="character" w:customStyle="1" w:styleId="a6">
    <w:name w:val="称呼 字符"/>
    <w:link w:val="a5"/>
    <w:qFormat/>
    <w:rPr>
      <w:rFonts w:ascii="Times New Roman" w:eastAsia="黑体" w:hAnsi="Times New Roman" w:cs="Times New Roman"/>
      <w:sz w:val="24"/>
      <w:szCs w:val="20"/>
    </w:rPr>
  </w:style>
  <w:style w:type="character" w:customStyle="1" w:styleId="a8">
    <w:name w:val="纯文本 字符"/>
    <w:link w:val="a7"/>
    <w:qFormat/>
    <w:rPr>
      <w:rFonts w:ascii="宋体" w:eastAsia="宋体" w:hAnsi="Courier New" w:cs="Times New Roman"/>
      <w:szCs w:val="21"/>
    </w:rPr>
  </w:style>
  <w:style w:type="character" w:customStyle="1" w:styleId="aa">
    <w:name w:val="批注框文本 字符"/>
    <w:link w:val="a9"/>
    <w:qFormat/>
    <w:rPr>
      <w:rFonts w:ascii="Times New Roman" w:eastAsia="宋体" w:hAnsi="Times New Roman" w:cs="Times New Roman"/>
      <w:sz w:val="18"/>
      <w:szCs w:val="18"/>
    </w:rPr>
  </w:style>
  <w:style w:type="character" w:customStyle="1" w:styleId="ac">
    <w:name w:val="页脚 字符"/>
    <w:link w:val="ab"/>
    <w:uiPriority w:val="99"/>
    <w:qFormat/>
    <w:rPr>
      <w:rFonts w:ascii="Times New Roman" w:eastAsia="宋体" w:hAnsi="Times New Roman" w:cs="Times New Roman"/>
      <w:sz w:val="18"/>
      <w:szCs w:val="18"/>
    </w:rPr>
  </w:style>
  <w:style w:type="character" w:customStyle="1" w:styleId="ae">
    <w:name w:val="页眉 字符"/>
    <w:link w:val="ad"/>
    <w:qFormat/>
    <w:rPr>
      <w:rFonts w:ascii="Times New Roman" w:eastAsia="宋体" w:hAnsi="Times New Roman" w:cs="Times New Roman"/>
      <w:sz w:val="18"/>
      <w:szCs w:val="18"/>
    </w:rPr>
  </w:style>
  <w:style w:type="character" w:customStyle="1" w:styleId="af0">
    <w:name w:val="批注主题 字符"/>
    <w:link w:val="af"/>
    <w:uiPriority w:val="99"/>
    <w:semiHidden/>
    <w:qFormat/>
    <w:rPr>
      <w:rFonts w:ascii="Times New Roman" w:eastAsia="宋体" w:hAnsi="Times New Roman" w:cs="Times New Roman"/>
      <w:b/>
      <w:bCs/>
      <w:kern w:val="2"/>
      <w:sz w:val="21"/>
      <w:szCs w:val="24"/>
    </w:rPr>
  </w:style>
  <w:style w:type="paragraph" w:styleId="af4">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styleId="TOC">
    <w:name w:val="TOC Heading"/>
    <w:basedOn w:val="1"/>
    <w:next w:val="a"/>
    <w:uiPriority w:val="39"/>
    <w:unhideWhenUsed/>
    <w:qFormat/>
    <w:rsid w:val="00D91FF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D91FF8"/>
    <w:pPr>
      <w:ind w:leftChars="200" w:left="420"/>
    </w:pPr>
  </w:style>
  <w:style w:type="paragraph" w:styleId="TOC3">
    <w:name w:val="toc 3"/>
    <w:basedOn w:val="a"/>
    <w:next w:val="a"/>
    <w:autoRedefine/>
    <w:uiPriority w:val="39"/>
    <w:unhideWhenUsed/>
    <w:rsid w:val="00D91F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5CED-F0C5-4F89-8CF9-CC276A232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2898</Words>
  <Characters>4377</Characters>
  <Application>Microsoft Office Word</Application>
  <DocSecurity>0</DocSecurity>
  <Lines>437</Lines>
  <Paragraphs>404</Paragraphs>
  <ScaleCrop>false</ScaleCrop>
  <Company>微软中国</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li jizhi</cp:lastModifiedBy>
  <cp:revision>6</cp:revision>
  <cp:lastPrinted>2023-12-18T01:46:00Z</cp:lastPrinted>
  <dcterms:created xsi:type="dcterms:W3CDTF">2026-04-28T11:49:00Z</dcterms:created>
  <dcterms:modified xsi:type="dcterms:W3CDTF">2026-04-29T08:14:00Z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B261BDCAD9FA4E0C8E460FCAC11678BA_13</vt:lpwstr>
  </property>
  <property fmtid="{D5CDD505-2E9C-101B-9397-08002B2CF9AE}" pid="4" name="KSOTemplateDocerSaveRecord">
    <vt:lpwstr>eyJoZGlkIjoiM2Y2Yjk4Yzg1MzZlY2RiMTk2ZGUyNWI1YTA1YmMwYWEiLCJ1c2VySWQiOiI0Mzk2NDE0NTkifQ==</vt:lpwstr>
  </property>
</Properties>
</file>